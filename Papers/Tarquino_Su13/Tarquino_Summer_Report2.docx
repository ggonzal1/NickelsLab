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061E32" w14:textId="77777777" w:rsidR="009B1D59" w:rsidRPr="009A3755" w:rsidRDefault="00140A71" w:rsidP="009B1D59">
      <w:pPr>
        <w:pStyle w:val="Title1"/>
      </w:pPr>
      <w:r>
        <w:t xml:space="preserve">Programming an E-Puck Robot to Create Maps </w:t>
      </w:r>
      <w:r w:rsidR="00E161D1">
        <w:t>of Virtual and Physical Environments</w:t>
      </w:r>
    </w:p>
    <w:p w14:paraId="11C14D71" w14:textId="77777777" w:rsidR="009B1D59" w:rsidRDefault="003E68D0" w:rsidP="003E68D0">
      <w:pPr>
        <w:pStyle w:val="author"/>
        <w:spacing w:after="0"/>
        <w:rPr>
          <w:lang w:val="de-DE"/>
        </w:rPr>
      </w:pPr>
      <w:r>
        <w:rPr>
          <w:lang w:val="de-DE"/>
        </w:rPr>
        <w:t>Pablo Tarquino</w:t>
      </w:r>
      <w:r w:rsidR="009B1D59" w:rsidRPr="009A3755">
        <w:rPr>
          <w:position w:val="6"/>
          <w:sz w:val="12"/>
          <w:szCs w:val="12"/>
          <w:lang w:val="de-DE"/>
        </w:rPr>
        <w:t>1</w:t>
      </w:r>
      <w:r w:rsidR="009B1D59" w:rsidRPr="009A3755">
        <w:rPr>
          <w:lang w:val="de-DE"/>
        </w:rPr>
        <w:t xml:space="preserve">, </w:t>
      </w:r>
      <w:r>
        <w:rPr>
          <w:lang w:val="de-DE"/>
        </w:rPr>
        <w:t>Kevin Nickels</w:t>
      </w:r>
      <w:r w:rsidR="009B1D59" w:rsidRPr="009A3755">
        <w:rPr>
          <w:vertAlign w:val="superscript"/>
          <w:lang w:val="de-DE"/>
        </w:rPr>
        <w:t>1</w:t>
      </w:r>
      <w:r w:rsidR="009B1D59" w:rsidRPr="009A3755">
        <w:rPr>
          <w:lang w:val="de-DE"/>
        </w:rPr>
        <w:t xml:space="preserve">, </w:t>
      </w:r>
    </w:p>
    <w:p w14:paraId="3FC4A378" w14:textId="77777777" w:rsidR="00B179FC" w:rsidRPr="00B179FC" w:rsidRDefault="00B179FC" w:rsidP="00B179FC">
      <w:pPr>
        <w:pStyle w:val="authorinfo"/>
        <w:rPr>
          <w:lang w:val="de-DE"/>
        </w:rPr>
      </w:pPr>
    </w:p>
    <w:p w14:paraId="75C00E01" w14:textId="77777777" w:rsidR="003E68D0" w:rsidRDefault="009B1D59" w:rsidP="009B1D59">
      <w:pPr>
        <w:pStyle w:val="authorinfo"/>
        <w:rPr>
          <w:lang w:val="de-DE"/>
        </w:rPr>
      </w:pPr>
      <w:r w:rsidRPr="009A3755">
        <w:rPr>
          <w:position w:val="6"/>
          <w:sz w:val="11"/>
          <w:szCs w:val="11"/>
          <w:lang w:val="de-DE"/>
        </w:rPr>
        <w:t>1</w:t>
      </w:r>
      <w:r w:rsidRPr="009A3755">
        <w:rPr>
          <w:lang w:val="de-DE"/>
        </w:rPr>
        <w:t xml:space="preserve"> </w:t>
      </w:r>
      <w:r w:rsidR="003E68D0">
        <w:rPr>
          <w:lang w:val="de-DE"/>
        </w:rPr>
        <w:t>Trinity University Engineering Department,</w:t>
      </w:r>
      <w:r w:rsidR="00B179FC">
        <w:rPr>
          <w:lang w:val="de-DE"/>
        </w:rPr>
        <w:t xml:space="preserve"> San Antonio, Texas</w:t>
      </w:r>
    </w:p>
    <w:p w14:paraId="63E62D47" w14:textId="77777777" w:rsidR="00B179FC" w:rsidRPr="00B179FC" w:rsidRDefault="00B179FC" w:rsidP="00B179FC">
      <w:pPr>
        <w:pStyle w:val="email"/>
        <w:rPr>
          <w:rFonts w:ascii="Courant" w:hAnsi="Courant"/>
          <w:lang w:val="de-DE"/>
        </w:rPr>
      </w:pPr>
      <w:r w:rsidRPr="00B179FC">
        <w:rPr>
          <w:rFonts w:ascii="Courant" w:hAnsi="Courant"/>
          <w:lang w:val="de-DE"/>
        </w:rPr>
        <w:t>ptarquin@trinity.edu</w:t>
      </w:r>
    </w:p>
    <w:p w14:paraId="1063F2CF" w14:textId="77777777" w:rsidR="009B1D59" w:rsidRPr="00B179FC" w:rsidRDefault="00B179FC" w:rsidP="009B1D59">
      <w:pPr>
        <w:pStyle w:val="email"/>
        <w:rPr>
          <w:rFonts w:ascii="Courant" w:hAnsi="Courant"/>
          <w:lang w:val="de-DE"/>
        </w:rPr>
      </w:pPr>
      <w:r w:rsidRPr="00B179FC">
        <w:rPr>
          <w:rFonts w:ascii="Courant" w:hAnsi="Courant"/>
          <w:lang w:val="de-DE"/>
        </w:rPr>
        <w:t>knickels@trinity.edu</w:t>
      </w:r>
    </w:p>
    <w:p w14:paraId="6566A5E5" w14:textId="3C4F8207" w:rsidR="009B1D59" w:rsidRPr="009B1D59" w:rsidRDefault="009B1D59" w:rsidP="009B1D59">
      <w:pPr>
        <w:pStyle w:val="abstract"/>
        <w:rPr>
          <w:szCs w:val="18"/>
        </w:rPr>
      </w:pPr>
      <w:r>
        <w:rPr>
          <w:b/>
        </w:rPr>
        <w:t>Abstract.</w:t>
      </w:r>
      <w:r>
        <w:t xml:space="preserve"> </w:t>
      </w:r>
      <w:r w:rsidR="0058119F">
        <w:rPr>
          <w:szCs w:val="18"/>
        </w:rPr>
        <w:t xml:space="preserve">This project is a first step towards research on implementing Simultaneous Localization and Mapping (SLAM) techniques in robots. The paper provides theoretical background for SLAM and occupancy grids, which are used in the project to create maps. The paper also describes the software, Python and Player/Stage, and the hardware, the E-Puck robot, used in the project. This project successfully programmed an E-Puck robot to map an unknown virtual and physical environment. The virtual environment has perfect localization conditions, while the physical environment has error in its localization. A comparison of these maps shows that the map of the virtual environment is highly accurate, while the map of the physical environment </w:t>
      </w:r>
      <w:r w:rsidR="00ED75C8">
        <w:rPr>
          <w:szCs w:val="18"/>
        </w:rPr>
        <w:t>is less accurate due to odometery errors.</w:t>
      </w:r>
    </w:p>
    <w:p w14:paraId="2DF732F6" w14:textId="77777777" w:rsidR="00141594" w:rsidRPr="009B1D59" w:rsidRDefault="00141594" w:rsidP="00141594">
      <w:pPr>
        <w:pStyle w:val="abstract"/>
        <w:spacing w:before="0"/>
        <w:rPr>
          <w:szCs w:val="18"/>
        </w:rPr>
      </w:pPr>
      <w:r>
        <w:rPr>
          <w:b/>
        </w:rPr>
        <w:t>Keywords:</w:t>
      </w:r>
      <w:r>
        <w:t xml:space="preserve"> Occupancy Grid, Simultaneous Localization and Mapping, E-Puck Robot, Table-Top Robot</w:t>
      </w:r>
      <w:r w:rsidR="007F4957">
        <w:t>, Robot Programming</w:t>
      </w:r>
    </w:p>
    <w:p w14:paraId="7F6AC900" w14:textId="77777777" w:rsidR="009E4113" w:rsidRDefault="009B1D59" w:rsidP="00F94F31">
      <w:pPr>
        <w:pStyle w:val="heading10"/>
      </w:pPr>
      <w:r w:rsidRPr="009A3755">
        <w:t>1   Introduction</w:t>
      </w:r>
    </w:p>
    <w:p w14:paraId="3EAE09B3" w14:textId="77777777" w:rsidR="00EF40F6" w:rsidRPr="00EF40F6" w:rsidRDefault="00EF40F6" w:rsidP="00EF40F6">
      <w:pPr>
        <w:rPr>
          <w:rFonts w:ascii="Times New Roman" w:hAnsi="Times New Roman"/>
          <w:szCs w:val="24"/>
          <w:lang w:eastAsia="es-ES"/>
        </w:rPr>
      </w:pPr>
      <w:r w:rsidRPr="00EF40F6">
        <w:rPr>
          <w:rFonts w:ascii="Times New Roman" w:hAnsi="Times New Roman"/>
          <w:color w:val="000000"/>
          <w:szCs w:val="23"/>
          <w:lang w:eastAsia="es-ES"/>
        </w:rPr>
        <w:t>Imagine the task set before the next-generation vacuum-cleaning robot - to vacuum around an unknown environment, clean the floor as it goes, and make a map not only of the rooms b</w:t>
      </w:r>
      <w:r w:rsidR="009E4113">
        <w:rPr>
          <w:rFonts w:ascii="Times New Roman" w:hAnsi="Times New Roman"/>
          <w:color w:val="000000"/>
          <w:szCs w:val="23"/>
          <w:lang w:eastAsia="es-ES"/>
        </w:rPr>
        <w:t>ut of the dirty spots in the environment</w:t>
      </w:r>
      <w:r w:rsidRPr="00EF40F6">
        <w:rPr>
          <w:rFonts w:ascii="Times New Roman" w:hAnsi="Times New Roman"/>
          <w:color w:val="000000"/>
          <w:szCs w:val="23"/>
          <w:lang w:eastAsia="es-ES"/>
        </w:rPr>
        <w:t>.  In order to do this, it will need to create a map of the house, and to figure out where it is within this (incomplete) map at the same time.  </w:t>
      </w:r>
    </w:p>
    <w:p w14:paraId="35B6E5E1" w14:textId="77777777" w:rsidR="00EF40F6" w:rsidRDefault="00EF40F6" w:rsidP="00EF40F6">
      <w:pPr>
        <w:rPr>
          <w:rFonts w:ascii="Times New Roman" w:hAnsi="Times New Roman"/>
          <w:color w:val="000000"/>
          <w:szCs w:val="23"/>
          <w:lang w:eastAsia="es-ES"/>
        </w:rPr>
      </w:pPr>
      <w:r w:rsidRPr="00EF40F6">
        <w:rPr>
          <w:rFonts w:ascii="Times New Roman" w:hAnsi="Times New Roman"/>
          <w:color w:val="000000"/>
          <w:szCs w:val="23"/>
          <w:lang w:eastAsia="es-ES"/>
        </w:rPr>
        <w:t xml:space="preserve">This project focused on </w:t>
      </w:r>
      <w:r w:rsidR="009E4113">
        <w:rPr>
          <w:rFonts w:ascii="Times New Roman" w:hAnsi="Times New Roman"/>
          <w:color w:val="000000"/>
          <w:szCs w:val="23"/>
          <w:lang w:eastAsia="es-ES"/>
        </w:rPr>
        <w:t>programming a simulated and physical</w:t>
      </w:r>
      <w:r w:rsidRPr="00EF40F6">
        <w:rPr>
          <w:rFonts w:ascii="Times New Roman" w:hAnsi="Times New Roman"/>
          <w:color w:val="000000"/>
          <w:szCs w:val="23"/>
          <w:lang w:eastAsia="es-ES"/>
        </w:rPr>
        <w:t xml:space="preserve"> E-Puck robot to </w:t>
      </w:r>
      <w:r w:rsidR="009E4113">
        <w:rPr>
          <w:rFonts w:ascii="Times New Roman" w:hAnsi="Times New Roman"/>
          <w:color w:val="000000"/>
          <w:szCs w:val="23"/>
          <w:lang w:eastAsia="es-ES"/>
        </w:rPr>
        <w:t xml:space="preserve">create a map of an unknown environment. </w:t>
      </w:r>
      <w:r w:rsidRPr="00EF40F6">
        <w:rPr>
          <w:rFonts w:ascii="Times New Roman" w:hAnsi="Times New Roman"/>
          <w:color w:val="000000"/>
          <w:szCs w:val="23"/>
          <w:lang w:eastAsia="es-ES"/>
        </w:rPr>
        <w:t>The project used the popular Player/Stage software package. Player</w:t>
      </w:r>
      <w:r w:rsidR="0087119C">
        <w:rPr>
          <w:rFonts w:ascii="Times New Roman" w:hAnsi="Times New Roman"/>
          <w:color w:val="000000"/>
          <w:szCs w:val="23"/>
          <w:lang w:eastAsia="es-ES"/>
        </w:rPr>
        <w:t xml:space="preserve"> [1] i</w:t>
      </w:r>
      <w:r w:rsidRPr="00EF40F6">
        <w:rPr>
          <w:rFonts w:ascii="Times New Roman" w:hAnsi="Times New Roman"/>
          <w:color w:val="000000"/>
          <w:szCs w:val="23"/>
          <w:lang w:eastAsia="es-ES"/>
        </w:rPr>
        <w:t xml:space="preserve">s a robot device interface used to communicate with the E-Puck robots. Stage </w:t>
      </w:r>
      <w:r w:rsidR="0087119C">
        <w:rPr>
          <w:rFonts w:ascii="Times New Roman" w:hAnsi="Times New Roman"/>
          <w:color w:val="000000"/>
          <w:szCs w:val="23"/>
          <w:lang w:eastAsia="es-ES"/>
        </w:rPr>
        <w:t xml:space="preserve">[2] </w:t>
      </w:r>
      <w:r w:rsidRPr="00EF40F6">
        <w:rPr>
          <w:rFonts w:ascii="Times New Roman" w:hAnsi="Times New Roman"/>
          <w:color w:val="000000"/>
          <w:szCs w:val="23"/>
          <w:lang w:eastAsia="es-ES"/>
        </w:rPr>
        <w:t xml:space="preserve">is a simulator used for testing of the code. The computer language Python was used to implement the mapping behaviors of the robot. In addition, the graphic Python library </w:t>
      </w:r>
      <w:proofErr w:type="spellStart"/>
      <w:r w:rsidRPr="00EF40F6">
        <w:rPr>
          <w:rFonts w:ascii="Times New Roman" w:hAnsi="Times New Roman"/>
          <w:color w:val="000000"/>
          <w:szCs w:val="23"/>
          <w:lang w:eastAsia="es-ES"/>
        </w:rPr>
        <w:t>Matplotlib</w:t>
      </w:r>
      <w:proofErr w:type="spellEnd"/>
      <w:r w:rsidRPr="00EF40F6">
        <w:rPr>
          <w:rFonts w:ascii="Times New Roman" w:hAnsi="Times New Roman"/>
          <w:color w:val="000000"/>
          <w:szCs w:val="23"/>
          <w:lang w:eastAsia="es-ES"/>
        </w:rPr>
        <w:t xml:space="preserve"> was used to visually represent the map the robot constructed.</w:t>
      </w:r>
    </w:p>
    <w:p w14:paraId="449DB803" w14:textId="513C2C25" w:rsidR="00EF40F6" w:rsidRDefault="009E4113" w:rsidP="00EF40F6">
      <w:pPr>
        <w:rPr>
          <w:rFonts w:ascii="Times New Roman" w:hAnsi="Times New Roman"/>
          <w:color w:val="000000"/>
          <w:szCs w:val="23"/>
          <w:lang w:eastAsia="es-ES"/>
        </w:rPr>
      </w:pPr>
      <w:r>
        <w:rPr>
          <w:rFonts w:ascii="Times New Roman" w:hAnsi="Times New Roman"/>
          <w:color w:val="000000"/>
          <w:szCs w:val="23"/>
          <w:lang w:eastAsia="es-ES"/>
        </w:rPr>
        <w:t xml:space="preserve">This project is an initial step towards researching Simultaneous Localization and Mapping (SLAM). This project explored only the mapping aspect a robot might encounter within SLAM. </w:t>
      </w:r>
      <w:r w:rsidR="00ED75C8">
        <w:rPr>
          <w:rFonts w:ascii="Times New Roman" w:hAnsi="Times New Roman"/>
          <w:color w:val="000000"/>
          <w:szCs w:val="23"/>
          <w:lang w:eastAsia="es-ES"/>
        </w:rPr>
        <w:t>For this work</w:t>
      </w:r>
      <w:r w:rsidR="00EF40F6" w:rsidRPr="00EF40F6">
        <w:rPr>
          <w:rFonts w:ascii="Times New Roman" w:hAnsi="Times New Roman"/>
          <w:color w:val="000000"/>
          <w:szCs w:val="23"/>
          <w:lang w:eastAsia="es-ES"/>
        </w:rPr>
        <w:t xml:space="preserve">, perfect conditions were assumed, meaning that the robot had a perfect knowledge of its position at every point within the map. With this assumption, the robot observed its surroundings via </w:t>
      </w:r>
      <w:r w:rsidR="002C2B6F">
        <w:rPr>
          <w:rFonts w:ascii="Times New Roman" w:hAnsi="Times New Roman"/>
          <w:color w:val="000000"/>
          <w:szCs w:val="23"/>
          <w:lang w:eastAsia="es-ES"/>
        </w:rPr>
        <w:t xml:space="preserve">infrared </w:t>
      </w:r>
      <w:r w:rsidR="00F633ED">
        <w:rPr>
          <w:rFonts w:ascii="Times New Roman" w:hAnsi="Times New Roman"/>
          <w:color w:val="000000"/>
          <w:szCs w:val="23"/>
          <w:lang w:eastAsia="es-ES"/>
        </w:rPr>
        <w:t>proximity sensors</w:t>
      </w:r>
      <w:r w:rsidR="00EF40F6" w:rsidRPr="00EF40F6">
        <w:rPr>
          <w:rFonts w:ascii="Times New Roman" w:hAnsi="Times New Roman"/>
          <w:color w:val="000000"/>
          <w:szCs w:val="23"/>
          <w:lang w:eastAsia="es-ES"/>
        </w:rPr>
        <w:t xml:space="preserve"> and constructed a map of the surroundings of the robot.</w:t>
      </w:r>
    </w:p>
    <w:p w14:paraId="71A92BAB" w14:textId="0C766CF9" w:rsidR="00F94F31" w:rsidRDefault="00F94F31" w:rsidP="00EF40F6">
      <w:pPr>
        <w:rPr>
          <w:rFonts w:ascii="Times New Roman" w:hAnsi="Times New Roman"/>
          <w:color w:val="000000"/>
          <w:szCs w:val="23"/>
          <w:lang w:val="es-ES" w:eastAsia="es-ES"/>
        </w:rPr>
      </w:pPr>
      <w:r>
        <w:rPr>
          <w:rFonts w:ascii="Times New Roman" w:hAnsi="Times New Roman"/>
          <w:color w:val="000000"/>
          <w:szCs w:val="23"/>
          <w:lang w:eastAsia="es-ES"/>
        </w:rPr>
        <w:lastRenderedPageBreak/>
        <w:t xml:space="preserve">This paper is organized as follows. Section </w:t>
      </w:r>
      <w:r w:rsidR="0016083C">
        <w:rPr>
          <w:rFonts w:ascii="Times New Roman" w:hAnsi="Times New Roman"/>
          <w:color w:val="000000"/>
          <w:szCs w:val="23"/>
          <w:lang w:eastAsia="es-ES"/>
        </w:rPr>
        <w:t>2</w:t>
      </w:r>
      <w:r>
        <w:rPr>
          <w:rFonts w:ascii="Times New Roman" w:hAnsi="Times New Roman"/>
          <w:color w:val="000000"/>
          <w:szCs w:val="23"/>
          <w:lang w:eastAsia="es-ES"/>
        </w:rPr>
        <w:t xml:space="preserve"> provides a general overview of SLAM theory. Section</w:t>
      </w:r>
      <w:r w:rsidR="0016083C">
        <w:rPr>
          <w:rFonts w:ascii="Times New Roman" w:hAnsi="Times New Roman"/>
          <w:color w:val="000000"/>
          <w:szCs w:val="23"/>
          <w:lang w:eastAsia="es-ES"/>
        </w:rPr>
        <w:t xml:space="preserve"> </w:t>
      </w:r>
      <w:r w:rsidR="00E00280">
        <w:rPr>
          <w:rFonts w:ascii="Times New Roman" w:hAnsi="Times New Roman"/>
          <w:color w:val="000000"/>
          <w:szCs w:val="23"/>
          <w:lang w:eastAsia="es-ES"/>
        </w:rPr>
        <w:t>3 explains</w:t>
      </w:r>
      <w:r>
        <w:rPr>
          <w:rFonts w:ascii="Times New Roman" w:hAnsi="Times New Roman"/>
          <w:color w:val="000000"/>
          <w:szCs w:val="23"/>
          <w:lang w:eastAsia="es-ES"/>
        </w:rPr>
        <w:t xml:space="preserve"> the software used in the project: the programming language Python and the software package Player/Stage. Section </w:t>
      </w:r>
      <w:r w:rsidR="0016083C">
        <w:rPr>
          <w:rFonts w:ascii="Times New Roman" w:hAnsi="Times New Roman"/>
          <w:color w:val="000000"/>
          <w:szCs w:val="23"/>
          <w:lang w:eastAsia="es-ES"/>
        </w:rPr>
        <w:t>4</w:t>
      </w:r>
      <w:r>
        <w:rPr>
          <w:rFonts w:ascii="Times New Roman" w:hAnsi="Times New Roman"/>
          <w:color w:val="000000"/>
          <w:szCs w:val="23"/>
          <w:lang w:eastAsia="es-ES"/>
        </w:rPr>
        <w:t xml:space="preserve"> describes the components of the E-Puck robot. Section </w:t>
      </w:r>
      <w:r w:rsidR="0016083C">
        <w:rPr>
          <w:rFonts w:ascii="Times New Roman" w:hAnsi="Times New Roman"/>
          <w:color w:val="000000"/>
          <w:szCs w:val="23"/>
          <w:lang w:eastAsia="es-ES"/>
        </w:rPr>
        <w:t>5</w:t>
      </w:r>
      <w:r>
        <w:rPr>
          <w:rFonts w:ascii="Times New Roman" w:hAnsi="Times New Roman"/>
          <w:color w:val="000000"/>
          <w:szCs w:val="23"/>
          <w:lang w:eastAsia="es-ES"/>
        </w:rPr>
        <w:t xml:space="preserve"> gives the basic theory of occupancy grids and shows how they were used within the project. Section </w:t>
      </w:r>
      <w:r w:rsidR="0016083C">
        <w:rPr>
          <w:rFonts w:ascii="Times New Roman" w:hAnsi="Times New Roman"/>
          <w:color w:val="000000"/>
          <w:szCs w:val="23"/>
          <w:lang w:eastAsia="es-ES"/>
        </w:rPr>
        <w:t>6</w:t>
      </w:r>
      <w:r>
        <w:rPr>
          <w:rFonts w:ascii="Times New Roman" w:hAnsi="Times New Roman"/>
          <w:color w:val="000000"/>
          <w:szCs w:val="23"/>
          <w:lang w:eastAsia="es-ES"/>
        </w:rPr>
        <w:t xml:space="preserve"> provides the experimental setup of </w:t>
      </w:r>
      <w:r w:rsidR="007F4957">
        <w:rPr>
          <w:rFonts w:ascii="Times New Roman" w:hAnsi="Times New Roman"/>
          <w:color w:val="000000"/>
          <w:szCs w:val="23"/>
          <w:lang w:eastAsia="es-ES"/>
        </w:rPr>
        <w:t xml:space="preserve">the project, which includes an explanation of the mapping technique used and the virtual and physical environment created in the lab. Section </w:t>
      </w:r>
      <w:r w:rsidR="0016083C">
        <w:rPr>
          <w:rFonts w:ascii="Times New Roman" w:hAnsi="Times New Roman"/>
          <w:color w:val="000000"/>
          <w:szCs w:val="23"/>
          <w:lang w:eastAsia="es-ES"/>
        </w:rPr>
        <w:t>7</w:t>
      </w:r>
      <w:r w:rsidR="007F4957">
        <w:rPr>
          <w:rFonts w:ascii="Times New Roman" w:hAnsi="Times New Roman"/>
          <w:color w:val="000000"/>
          <w:szCs w:val="23"/>
          <w:lang w:eastAsia="es-ES"/>
        </w:rPr>
        <w:t xml:space="preserve"> makes a comparison between the virtual and physical maps created. Finally, </w:t>
      </w:r>
      <w:r w:rsidR="00ED75C8">
        <w:rPr>
          <w:rFonts w:ascii="Times New Roman" w:hAnsi="Times New Roman"/>
          <w:color w:val="000000"/>
          <w:szCs w:val="23"/>
          <w:lang w:eastAsia="es-ES"/>
        </w:rPr>
        <w:t>S</w:t>
      </w:r>
      <w:r w:rsidR="007F4957">
        <w:rPr>
          <w:rFonts w:ascii="Times New Roman" w:hAnsi="Times New Roman"/>
          <w:color w:val="000000"/>
          <w:szCs w:val="23"/>
          <w:lang w:eastAsia="es-ES"/>
        </w:rPr>
        <w:t xml:space="preserve">ection </w:t>
      </w:r>
      <w:r w:rsidR="0016083C">
        <w:rPr>
          <w:rFonts w:ascii="Times New Roman" w:hAnsi="Times New Roman"/>
          <w:color w:val="000000"/>
          <w:szCs w:val="23"/>
          <w:lang w:eastAsia="es-ES"/>
        </w:rPr>
        <w:t>8</w:t>
      </w:r>
      <w:r w:rsidR="007F4957">
        <w:rPr>
          <w:rFonts w:ascii="Times New Roman" w:hAnsi="Times New Roman"/>
          <w:color w:val="000000"/>
          <w:szCs w:val="23"/>
          <w:lang w:eastAsia="es-ES"/>
        </w:rPr>
        <w:t xml:space="preserve"> discusses the results and conclusions obtained from the project.</w:t>
      </w:r>
    </w:p>
    <w:p w14:paraId="01FD447F" w14:textId="77777777" w:rsidR="00CB1733" w:rsidRPr="000B431F" w:rsidRDefault="00CB1733" w:rsidP="000B431F">
      <w:pPr>
        <w:pStyle w:val="heading10"/>
      </w:pPr>
      <w:r>
        <w:t>2</w:t>
      </w:r>
      <w:r w:rsidRPr="009A3755">
        <w:t xml:space="preserve">   </w:t>
      </w:r>
      <w:r>
        <w:t>Simultaneous Localization and Mapping</w:t>
      </w:r>
    </w:p>
    <w:p w14:paraId="7453167F" w14:textId="19B38E9E" w:rsidR="00B0076B" w:rsidRDefault="00B0076B" w:rsidP="00CC6612">
      <w:pPr>
        <w:rPr>
          <w:rFonts w:ascii="Times New Roman" w:hAnsi="Times New Roman"/>
        </w:rPr>
      </w:pPr>
      <w:r>
        <w:rPr>
          <w:rFonts w:ascii="Times New Roman" w:hAnsi="Times New Roman"/>
        </w:rPr>
        <w:t>Localization is the process of estimating the position of a robot within a known environment, while mapping is the process of creating a model of the robot’s environment [13].</w:t>
      </w:r>
    </w:p>
    <w:p w14:paraId="4D3ECB2A" w14:textId="4CD33CEE" w:rsidR="00D81FC1" w:rsidRDefault="000B431F" w:rsidP="00CC6612">
      <w:pPr>
        <w:rPr>
          <w:rFonts w:ascii="Times New Roman" w:hAnsi="Times New Roman"/>
        </w:rPr>
      </w:pPr>
      <w:r>
        <w:rPr>
          <w:rFonts w:ascii="Times New Roman" w:hAnsi="Times New Roman"/>
        </w:rPr>
        <w:t>The Simultaneous Localiz</w:t>
      </w:r>
      <w:r w:rsidR="00EF40F6" w:rsidRPr="00EF40F6">
        <w:rPr>
          <w:rFonts w:ascii="Times New Roman" w:hAnsi="Times New Roman"/>
        </w:rPr>
        <w:t>ation and Mapping (SLAM)</w:t>
      </w:r>
      <w:r>
        <w:rPr>
          <w:rFonts w:ascii="Times New Roman" w:hAnsi="Times New Roman"/>
        </w:rPr>
        <w:t xml:space="preserve"> </w:t>
      </w:r>
      <w:r w:rsidR="00EF40F6" w:rsidRPr="00EF40F6">
        <w:rPr>
          <w:rFonts w:ascii="Times New Roman" w:hAnsi="Times New Roman"/>
        </w:rPr>
        <w:t>problem asks if it is possible for a mobile robot to be placed</w:t>
      </w:r>
      <w:r>
        <w:rPr>
          <w:rFonts w:ascii="Times New Roman" w:hAnsi="Times New Roman"/>
        </w:rPr>
        <w:t xml:space="preserve"> </w:t>
      </w:r>
      <w:r w:rsidR="00EF40F6" w:rsidRPr="00EF40F6">
        <w:rPr>
          <w:rFonts w:ascii="Times New Roman" w:hAnsi="Times New Roman"/>
        </w:rPr>
        <w:t>at an unknown location in an unknown environment and</w:t>
      </w:r>
      <w:r>
        <w:rPr>
          <w:rFonts w:ascii="Times New Roman" w:hAnsi="Times New Roman"/>
        </w:rPr>
        <w:t xml:space="preserve"> </w:t>
      </w:r>
      <w:r w:rsidR="00EF40F6" w:rsidRPr="00EF40F6">
        <w:rPr>
          <w:rFonts w:ascii="Times New Roman" w:hAnsi="Times New Roman"/>
        </w:rPr>
        <w:t>for the robot to incrementally build a consistent map of</w:t>
      </w:r>
      <w:r>
        <w:rPr>
          <w:rFonts w:ascii="Times New Roman" w:hAnsi="Times New Roman"/>
        </w:rPr>
        <w:t xml:space="preserve"> </w:t>
      </w:r>
      <w:r w:rsidR="00EF40F6" w:rsidRPr="00EF40F6">
        <w:rPr>
          <w:rFonts w:ascii="Times New Roman" w:hAnsi="Times New Roman"/>
        </w:rPr>
        <w:t>this environment while simultaneously determining its location within this map</w:t>
      </w:r>
      <w:r w:rsidR="00794A59">
        <w:rPr>
          <w:rFonts w:ascii="Times New Roman" w:hAnsi="Times New Roman"/>
        </w:rPr>
        <w:t xml:space="preserve"> [3</w:t>
      </w:r>
      <w:r>
        <w:rPr>
          <w:rFonts w:ascii="Times New Roman" w:hAnsi="Times New Roman"/>
        </w:rPr>
        <w:t>]</w:t>
      </w:r>
      <w:r w:rsidR="00EF40F6" w:rsidRPr="00EF40F6">
        <w:rPr>
          <w:rFonts w:ascii="Times New Roman" w:hAnsi="Times New Roman"/>
        </w:rPr>
        <w:t>.</w:t>
      </w:r>
      <w:r>
        <w:rPr>
          <w:rFonts w:ascii="Times New Roman" w:hAnsi="Times New Roman"/>
        </w:rPr>
        <w:t xml:space="preserve"> In this manner, the problem of SLAM </w:t>
      </w:r>
      <w:r w:rsidR="001A31BB">
        <w:rPr>
          <w:rFonts w:ascii="Times New Roman" w:hAnsi="Times New Roman"/>
          <w:color w:val="000000"/>
          <w:szCs w:val="23"/>
          <w:lang w:eastAsia="es-ES"/>
        </w:rPr>
        <w:t>can be seen</w:t>
      </w:r>
      <w:r w:rsidR="00EF40F6" w:rsidRPr="00EF40F6">
        <w:rPr>
          <w:rFonts w:ascii="Times New Roman" w:hAnsi="Times New Roman"/>
          <w:color w:val="000000"/>
          <w:szCs w:val="23"/>
          <w:lang w:eastAsia="es-ES"/>
        </w:rPr>
        <w:t xml:space="preserve"> as a “chicken and egg” problem: A robot needs an accurate map to know its location within the environment, yet a precise knowledge of the location within an environment is needed to create an accurate map</w:t>
      </w:r>
      <w:r w:rsidR="001904E1">
        <w:rPr>
          <w:rFonts w:ascii="Times New Roman" w:hAnsi="Times New Roman"/>
          <w:color w:val="000000"/>
          <w:szCs w:val="23"/>
          <w:lang w:eastAsia="es-ES"/>
        </w:rPr>
        <w:t xml:space="preserve"> </w:t>
      </w:r>
      <w:r w:rsidR="00794A59">
        <w:rPr>
          <w:rFonts w:ascii="Times New Roman" w:hAnsi="Times New Roman"/>
        </w:rPr>
        <w:t>[4</w:t>
      </w:r>
      <w:r w:rsidR="001A31BB">
        <w:rPr>
          <w:rFonts w:ascii="Times New Roman" w:hAnsi="Times New Roman"/>
        </w:rPr>
        <w:t>]</w:t>
      </w:r>
      <w:r w:rsidR="001A31BB" w:rsidRPr="001A31BB">
        <w:rPr>
          <w:rFonts w:ascii="Times New Roman" w:hAnsi="Times New Roman"/>
        </w:rPr>
        <w:t>.</w:t>
      </w:r>
      <w:r w:rsidR="001A31BB">
        <w:rPr>
          <w:rFonts w:ascii="Times New Roman" w:hAnsi="Times New Roman"/>
        </w:rPr>
        <w:t xml:space="preserve"> </w:t>
      </w:r>
    </w:p>
    <w:p w14:paraId="7D04D795" w14:textId="77777777" w:rsidR="00D81FC1" w:rsidRDefault="00D81FC1" w:rsidP="00D81FC1">
      <w:pPr>
        <w:rPr>
          <w:rFonts w:ascii="Times New Roman" w:hAnsi="Times New Roman"/>
        </w:rPr>
      </w:pPr>
      <w:r>
        <w:rPr>
          <w:rFonts w:ascii="Times New Roman" w:hAnsi="Times New Roman"/>
        </w:rPr>
        <w:t>SLAM is a proce</w:t>
      </w:r>
      <w:r w:rsidRPr="00D81FC1">
        <w:rPr>
          <w:rFonts w:ascii="Times New Roman" w:hAnsi="Times New Roman"/>
        </w:rPr>
        <w:t>ss by which a mobile robot can build</w:t>
      </w:r>
      <w:r>
        <w:rPr>
          <w:rFonts w:ascii="Times New Roman" w:hAnsi="Times New Roman"/>
        </w:rPr>
        <w:t xml:space="preserve"> </w:t>
      </w:r>
      <w:r w:rsidRPr="00D81FC1">
        <w:rPr>
          <w:rFonts w:ascii="Times New Roman" w:hAnsi="Times New Roman"/>
        </w:rPr>
        <w:t>a map of an environment and at the same time use this</w:t>
      </w:r>
      <w:r>
        <w:rPr>
          <w:rFonts w:ascii="Times New Roman" w:hAnsi="Times New Roman"/>
        </w:rPr>
        <w:t xml:space="preserve"> </w:t>
      </w:r>
      <w:r w:rsidRPr="00D81FC1">
        <w:rPr>
          <w:rFonts w:ascii="Times New Roman" w:hAnsi="Times New Roman"/>
        </w:rPr>
        <w:t xml:space="preserve">map to deduce </w:t>
      </w:r>
      <w:r w:rsidR="00E61767" w:rsidRPr="00D81FC1">
        <w:rPr>
          <w:rFonts w:ascii="Times New Roman" w:hAnsi="Times New Roman"/>
        </w:rPr>
        <w:t>its</w:t>
      </w:r>
      <w:r w:rsidRPr="00D81FC1">
        <w:rPr>
          <w:rFonts w:ascii="Times New Roman" w:hAnsi="Times New Roman"/>
        </w:rPr>
        <w:t xml:space="preserve"> location. In SLAM both the trajectory</w:t>
      </w:r>
      <w:r>
        <w:rPr>
          <w:rFonts w:ascii="Times New Roman" w:hAnsi="Times New Roman"/>
        </w:rPr>
        <w:t xml:space="preserve"> </w:t>
      </w:r>
      <w:r w:rsidRPr="00D81FC1">
        <w:rPr>
          <w:rFonts w:ascii="Times New Roman" w:hAnsi="Times New Roman"/>
        </w:rPr>
        <w:t xml:space="preserve">of the platform and the location of all landmarks are estimated on-line without the need for any </w:t>
      </w:r>
      <w:r w:rsidRPr="00657DAE">
        <w:rPr>
          <w:rFonts w:ascii="Times New Roman" w:hAnsi="Times New Roman"/>
          <w:i/>
        </w:rPr>
        <w:t>a priori</w:t>
      </w:r>
      <w:r w:rsidRPr="00D81FC1">
        <w:rPr>
          <w:rFonts w:ascii="Times New Roman" w:hAnsi="Times New Roman"/>
        </w:rPr>
        <w:t xml:space="preserve"> knowledge</w:t>
      </w:r>
      <w:r>
        <w:rPr>
          <w:rFonts w:ascii="Times New Roman" w:hAnsi="Times New Roman"/>
        </w:rPr>
        <w:t xml:space="preserve"> </w:t>
      </w:r>
      <w:r w:rsidRPr="00D81FC1">
        <w:rPr>
          <w:rFonts w:ascii="Times New Roman" w:hAnsi="Times New Roman"/>
        </w:rPr>
        <w:t>of location</w:t>
      </w:r>
      <w:r>
        <w:rPr>
          <w:rFonts w:ascii="Times New Roman" w:hAnsi="Times New Roman"/>
        </w:rPr>
        <w:t xml:space="preserve"> [</w:t>
      </w:r>
      <w:r w:rsidR="00794A59">
        <w:rPr>
          <w:rFonts w:ascii="Times New Roman" w:hAnsi="Times New Roman"/>
        </w:rPr>
        <w:t>3</w:t>
      </w:r>
      <w:r>
        <w:rPr>
          <w:rFonts w:ascii="Times New Roman" w:hAnsi="Times New Roman"/>
        </w:rPr>
        <w:t>]</w:t>
      </w:r>
      <w:r w:rsidRPr="00D81FC1">
        <w:rPr>
          <w:rFonts w:ascii="Times New Roman" w:hAnsi="Times New Roman"/>
        </w:rPr>
        <w:t>.</w:t>
      </w:r>
    </w:p>
    <w:p w14:paraId="3DCF5A5A" w14:textId="77777777" w:rsidR="00E61767" w:rsidRDefault="00D6143B" w:rsidP="00E61767">
      <w:pPr>
        <w:keepNext/>
        <w:ind w:firstLine="0"/>
        <w:jc w:val="center"/>
      </w:pPr>
      <w:r>
        <w:rPr>
          <w:rFonts w:ascii="Times New Roman" w:hAnsi="Times New Roman"/>
          <w:noProof/>
          <w:lang w:eastAsia="en-US"/>
        </w:rPr>
        <w:lastRenderedPageBreak/>
        <w:drawing>
          <wp:inline distT="0" distB="0" distL="0" distR="0" wp14:anchorId="5247093A" wp14:editId="0A39E3B2">
            <wp:extent cx="3721339" cy="30912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1282" cy="3091171"/>
                    </a:xfrm>
                    <a:prstGeom prst="rect">
                      <a:avLst/>
                    </a:prstGeom>
                    <a:noFill/>
                    <a:ln>
                      <a:noFill/>
                    </a:ln>
                  </pic:spPr>
                </pic:pic>
              </a:graphicData>
            </a:graphic>
          </wp:inline>
        </w:drawing>
      </w:r>
    </w:p>
    <w:p w14:paraId="56CA05D6" w14:textId="3BC55BE2" w:rsidR="00D81FC1" w:rsidRPr="00E61767" w:rsidRDefault="00E61767" w:rsidP="00E61767">
      <w:pPr>
        <w:pStyle w:val="Caption"/>
        <w:jc w:val="center"/>
        <w:rPr>
          <w:rFonts w:ascii="Times New Roman" w:hAnsi="Times New Roman"/>
          <w:b w:val="0"/>
          <w:sz w:val="18"/>
        </w:rPr>
      </w:pPr>
      <w:r>
        <w:rPr>
          <w:sz w:val="18"/>
        </w:rPr>
        <w:t>Fig.</w:t>
      </w:r>
      <w:r w:rsidRPr="00E61767">
        <w:rPr>
          <w:sz w:val="18"/>
        </w:rPr>
        <w:t xml:space="preserve"> </w:t>
      </w:r>
      <w:r w:rsidRPr="00E61767">
        <w:rPr>
          <w:sz w:val="18"/>
        </w:rPr>
        <w:fldChar w:fldCharType="begin"/>
      </w:r>
      <w:r w:rsidRPr="00E61767">
        <w:rPr>
          <w:sz w:val="18"/>
        </w:rPr>
        <w:instrText xml:space="preserve"> SEQ Figure \* ARABIC </w:instrText>
      </w:r>
      <w:r w:rsidRPr="00E61767">
        <w:rPr>
          <w:sz w:val="18"/>
        </w:rPr>
        <w:fldChar w:fldCharType="separate"/>
      </w:r>
      <w:r w:rsidRPr="00E61767">
        <w:rPr>
          <w:noProof/>
          <w:sz w:val="18"/>
        </w:rPr>
        <w:t>1</w:t>
      </w:r>
      <w:r w:rsidRPr="00E61767">
        <w:rPr>
          <w:sz w:val="18"/>
        </w:rPr>
        <w:fldChar w:fldCharType="end"/>
      </w:r>
      <w:r>
        <w:rPr>
          <w:sz w:val="18"/>
        </w:rPr>
        <w:t xml:space="preserve">. </w:t>
      </w:r>
      <w:r w:rsidR="00794A59">
        <w:rPr>
          <w:b w:val="0"/>
          <w:sz w:val="18"/>
        </w:rPr>
        <w:t>The true and estimated location of a robot and landmarks as the robot moves</w:t>
      </w:r>
      <w:r w:rsidR="00F778B8">
        <w:rPr>
          <w:b w:val="0"/>
          <w:sz w:val="18"/>
        </w:rPr>
        <w:t xml:space="preserve"> (from [3])</w:t>
      </w:r>
      <w:r w:rsidR="00F778B8">
        <w:rPr>
          <w:rStyle w:val="CommentReference"/>
          <w:b w:val="0"/>
        </w:rPr>
        <w:t xml:space="preserve"> </w:t>
      </w:r>
    </w:p>
    <w:p w14:paraId="1F4EC619" w14:textId="77777777" w:rsidR="00D81FC1" w:rsidRDefault="00D81FC1" w:rsidP="00D81FC1">
      <w:pPr>
        <w:rPr>
          <w:rFonts w:ascii="Times New Roman" w:hAnsi="Times New Roman"/>
        </w:rPr>
      </w:pPr>
    </w:p>
    <w:p w14:paraId="603E92F2" w14:textId="147C5050" w:rsidR="004C5CDA" w:rsidRDefault="008D1A88" w:rsidP="00CC6612">
      <w:pPr>
        <w:rPr>
          <w:rFonts w:ascii="Times New Roman" w:hAnsi="Times New Roman"/>
        </w:rPr>
      </w:pPr>
      <w:r>
        <w:rPr>
          <w:rFonts w:ascii="Times New Roman" w:hAnsi="Times New Roman"/>
        </w:rPr>
        <w:t xml:space="preserve">Consider the robot </w:t>
      </w:r>
      <w:r w:rsidR="00B0076B">
        <w:rPr>
          <w:rFonts w:ascii="Times New Roman" w:hAnsi="Times New Roman"/>
        </w:rPr>
        <w:t xml:space="preserve">shown </w:t>
      </w:r>
      <w:r>
        <w:rPr>
          <w:rFonts w:ascii="Times New Roman" w:hAnsi="Times New Roman"/>
        </w:rPr>
        <w:t xml:space="preserve">in Figure 1. </w:t>
      </w:r>
      <w:r w:rsidR="004C5CDA">
        <w:rPr>
          <w:rFonts w:ascii="Times New Roman" w:hAnsi="Times New Roman"/>
        </w:rPr>
        <w:t xml:space="preserve">The robot has sensors to perceive the landmarks as well as sensors to keep track of its location. Commonly used sensors that </w:t>
      </w:r>
      <w:del w:id="0" w:author="DrN" w:date="2013-09-06T16:03:00Z">
        <w:r w:rsidR="004C5CDA" w:rsidDel="00E60936">
          <w:rPr>
            <w:rFonts w:ascii="Times New Roman" w:hAnsi="Times New Roman"/>
          </w:rPr>
          <w:delText xml:space="preserve">can </w:delText>
        </w:r>
      </w:del>
      <w:r w:rsidR="004C5CDA">
        <w:rPr>
          <w:rFonts w:ascii="Times New Roman" w:hAnsi="Times New Roman"/>
        </w:rPr>
        <w:t>perceive landmarks include camera</w:t>
      </w:r>
      <w:ins w:id="1" w:author="DrN" w:date="2013-09-06T16:02:00Z">
        <w:r w:rsidR="00E60936">
          <w:rPr>
            <w:rFonts w:ascii="Times New Roman" w:hAnsi="Times New Roman"/>
          </w:rPr>
          <w:t>s</w:t>
        </w:r>
      </w:ins>
      <w:r w:rsidR="004C5CDA">
        <w:rPr>
          <w:rFonts w:ascii="Times New Roman" w:hAnsi="Times New Roman"/>
        </w:rPr>
        <w:t xml:space="preserve">, sonar, laser, or infrared technology. Commonly used sensors that </w:t>
      </w:r>
      <w:del w:id="2" w:author="DrN" w:date="2013-09-06T16:03:00Z">
        <w:r w:rsidR="004C5CDA" w:rsidDel="00E60936">
          <w:rPr>
            <w:rFonts w:ascii="Times New Roman" w:hAnsi="Times New Roman"/>
          </w:rPr>
          <w:delText xml:space="preserve">can </w:delText>
        </w:r>
      </w:del>
      <w:r w:rsidR="004C5CDA">
        <w:rPr>
          <w:rFonts w:ascii="Times New Roman" w:hAnsi="Times New Roman"/>
        </w:rPr>
        <w:t>keep track of location include odometers or Global Positioning System (GPS) technology</w:t>
      </w:r>
      <w:r w:rsidR="00934F90">
        <w:rPr>
          <w:rFonts w:ascii="Times New Roman" w:hAnsi="Times New Roman"/>
        </w:rPr>
        <w:t xml:space="preserve"> [3][15].</w:t>
      </w:r>
    </w:p>
    <w:p w14:paraId="783968AD" w14:textId="644550F5" w:rsidR="00934F90" w:rsidRDefault="00934F90" w:rsidP="00CC6612">
      <w:pPr>
        <w:rPr>
          <w:rFonts w:ascii="Times New Roman" w:hAnsi="Times New Roman"/>
        </w:rPr>
      </w:pPr>
      <w:r>
        <w:rPr>
          <w:rFonts w:ascii="Times New Roman" w:hAnsi="Times New Roman"/>
        </w:rPr>
        <w:t>As the robot moves,</w:t>
      </w:r>
      <w:r w:rsidR="00771C04">
        <w:rPr>
          <w:rFonts w:ascii="Times New Roman" w:hAnsi="Times New Roman"/>
        </w:rPr>
        <w:t xml:space="preserve"> the estimate</w:t>
      </w:r>
      <w:r w:rsidR="00F778B8">
        <w:rPr>
          <w:rFonts w:ascii="Times New Roman" w:hAnsi="Times New Roman"/>
        </w:rPr>
        <w:t>d robot and landmark location</w:t>
      </w:r>
      <w:r>
        <w:rPr>
          <w:rFonts w:ascii="Times New Roman" w:hAnsi="Times New Roman"/>
        </w:rPr>
        <w:t>s become</w:t>
      </w:r>
      <w:r w:rsidR="00771C04">
        <w:rPr>
          <w:rFonts w:ascii="Times New Roman" w:hAnsi="Times New Roman"/>
        </w:rPr>
        <w:t xml:space="preserve"> distinctly different</w:t>
      </w:r>
      <w:r w:rsidR="00F778B8">
        <w:rPr>
          <w:rFonts w:ascii="Times New Roman" w:hAnsi="Times New Roman"/>
        </w:rPr>
        <w:t xml:space="preserve"> from the true robot and landmark location</w:t>
      </w:r>
      <w:r>
        <w:rPr>
          <w:rFonts w:ascii="Times New Roman" w:hAnsi="Times New Roman"/>
        </w:rPr>
        <w:t>s</w:t>
      </w:r>
      <w:r w:rsidR="00771C04">
        <w:rPr>
          <w:rFonts w:ascii="Times New Roman" w:hAnsi="Times New Roman"/>
        </w:rPr>
        <w:t>.</w:t>
      </w:r>
      <w:r>
        <w:rPr>
          <w:rFonts w:ascii="Times New Roman" w:hAnsi="Times New Roman"/>
        </w:rPr>
        <w:t xml:space="preserve"> </w:t>
      </w:r>
      <w:commentRangeStart w:id="3"/>
      <w:r>
        <w:rPr>
          <w:rFonts w:ascii="Times New Roman" w:hAnsi="Times New Roman"/>
        </w:rPr>
        <w:t>This is because the sensors are subject to error, often referred to as measurement noise.</w:t>
      </w:r>
      <w:commentRangeEnd w:id="3"/>
      <w:r w:rsidR="00E60936">
        <w:rPr>
          <w:rStyle w:val="CommentReference"/>
        </w:rPr>
        <w:commentReference w:id="3"/>
      </w:r>
      <w:r>
        <w:rPr>
          <w:rFonts w:ascii="Times New Roman" w:hAnsi="Times New Roman"/>
        </w:rPr>
        <w:t xml:space="preserve"> This error is </w:t>
      </w:r>
      <w:commentRangeStart w:id="4"/>
      <w:r>
        <w:rPr>
          <w:rFonts w:ascii="Times New Roman" w:hAnsi="Times New Roman"/>
        </w:rPr>
        <w:t>statistically dependent,</w:t>
      </w:r>
      <w:commentRangeEnd w:id="4"/>
      <w:r w:rsidR="008D7DCF">
        <w:rPr>
          <w:rStyle w:val="CommentReference"/>
        </w:rPr>
        <w:commentReference w:id="4"/>
      </w:r>
      <w:r>
        <w:rPr>
          <w:rFonts w:ascii="Times New Roman" w:hAnsi="Times New Roman"/>
        </w:rPr>
        <w:t xml:space="preserve"> which means that the error accumulates over time and affects all future measurements. Figure 10 in Section 7 depicts a map made with accumulated error [15].</w:t>
      </w:r>
    </w:p>
    <w:p w14:paraId="5BDE6071" w14:textId="2D081745" w:rsidR="001061BB" w:rsidRDefault="00AB1729" w:rsidP="001061BB">
      <w:pPr>
        <w:rPr>
          <w:rFonts w:ascii="Times New Roman" w:hAnsi="Times New Roman"/>
        </w:rPr>
      </w:pPr>
      <w:r>
        <w:rPr>
          <w:rFonts w:ascii="Times New Roman" w:hAnsi="Times New Roman"/>
        </w:rPr>
        <w:t>I</w:t>
      </w:r>
      <w:r w:rsidR="00293BDC">
        <w:rPr>
          <w:rFonts w:ascii="Times New Roman" w:hAnsi="Times New Roman"/>
        </w:rPr>
        <w:t xml:space="preserve">t is the task of SLAM to obtain </w:t>
      </w:r>
      <w:ins w:id="5" w:author="DrN" w:date="2013-09-06T16:07:00Z">
        <w:r w:rsidR="008D7DCF">
          <w:rPr>
            <w:rFonts w:ascii="Times New Roman" w:hAnsi="Times New Roman"/>
          </w:rPr>
          <w:t xml:space="preserve">more </w:t>
        </w:r>
      </w:ins>
      <w:r w:rsidR="00293BDC">
        <w:rPr>
          <w:rFonts w:ascii="Times New Roman" w:hAnsi="Times New Roman"/>
        </w:rPr>
        <w:t xml:space="preserve">accurate estimates of the true location of </w:t>
      </w:r>
      <w:r w:rsidR="00657DAE">
        <w:rPr>
          <w:rFonts w:ascii="Times New Roman" w:hAnsi="Times New Roman"/>
        </w:rPr>
        <w:t xml:space="preserve">the robot and the </w:t>
      </w:r>
      <w:r w:rsidR="00293BDC">
        <w:rPr>
          <w:rFonts w:ascii="Times New Roman" w:hAnsi="Times New Roman"/>
        </w:rPr>
        <w:t>landmarks</w:t>
      </w:r>
      <w:r w:rsidR="00934F90">
        <w:rPr>
          <w:rFonts w:ascii="Times New Roman" w:hAnsi="Times New Roman"/>
        </w:rPr>
        <w:t xml:space="preserve">. </w:t>
      </w:r>
      <w:r>
        <w:rPr>
          <w:rFonts w:ascii="Times New Roman" w:hAnsi="Times New Roman"/>
        </w:rPr>
        <w:t>This is accomplished by using probabilistic techniques to filter out the noise found in the measurements</w:t>
      </w:r>
      <w:ins w:id="6" w:author="DrN" w:date="2013-09-06T16:07:00Z">
        <w:r w:rsidR="008D7DCF">
          <w:rPr>
            <w:rFonts w:ascii="Times New Roman" w:hAnsi="Times New Roman"/>
          </w:rPr>
          <w:t>, primarily by re-observing features seen previously (with lower uncertainty)</w:t>
        </w:r>
      </w:ins>
      <w:r>
        <w:rPr>
          <w:rFonts w:ascii="Times New Roman" w:hAnsi="Times New Roman"/>
        </w:rPr>
        <w:t>.</w:t>
      </w:r>
      <w:r w:rsidR="001061BB">
        <w:rPr>
          <w:rFonts w:ascii="Times New Roman" w:hAnsi="Times New Roman"/>
        </w:rPr>
        <w:t xml:space="preserve"> </w:t>
      </w:r>
      <w:r w:rsidR="001061BB" w:rsidRPr="00AB1729">
        <w:rPr>
          <w:rFonts w:ascii="Times New Roman" w:hAnsi="Times New Roman"/>
        </w:rPr>
        <w:t>Probabilistic algorithms approach the problem by explicitly modeling different</w:t>
      </w:r>
      <w:r w:rsidR="001061BB">
        <w:rPr>
          <w:rFonts w:ascii="Times New Roman" w:hAnsi="Times New Roman"/>
        </w:rPr>
        <w:t xml:space="preserve"> </w:t>
      </w:r>
      <w:r w:rsidR="001061BB" w:rsidRPr="00AB1729">
        <w:rPr>
          <w:rFonts w:ascii="Times New Roman" w:hAnsi="Times New Roman"/>
        </w:rPr>
        <w:t>sources of noise and their effects on the measurements</w:t>
      </w:r>
      <w:r w:rsidR="001061BB">
        <w:rPr>
          <w:rFonts w:ascii="Times New Roman" w:hAnsi="Times New Roman"/>
        </w:rPr>
        <w:t xml:space="preserve"> [3][15]</w:t>
      </w:r>
      <w:r w:rsidR="001061BB" w:rsidRPr="00AB1729">
        <w:rPr>
          <w:rFonts w:ascii="Times New Roman" w:hAnsi="Times New Roman"/>
        </w:rPr>
        <w:t xml:space="preserve">. </w:t>
      </w:r>
    </w:p>
    <w:p w14:paraId="2CEBEA43" w14:textId="797ACAC7" w:rsidR="001061BB" w:rsidRDefault="001061BB" w:rsidP="001061BB">
      <w:pPr>
        <w:rPr>
          <w:rFonts w:ascii="Times New Roman" w:hAnsi="Times New Roman"/>
        </w:rPr>
      </w:pPr>
      <w:r>
        <w:rPr>
          <w:rFonts w:ascii="Times New Roman" w:hAnsi="Times New Roman"/>
        </w:rPr>
        <w:t xml:space="preserve">SLAM also </w:t>
      </w:r>
      <w:del w:id="7" w:author="DrN" w:date="2013-09-06T16:10:00Z">
        <w:r w:rsidDel="008D7DCF">
          <w:rPr>
            <w:rFonts w:ascii="Times New Roman" w:hAnsi="Times New Roman"/>
          </w:rPr>
          <w:delText xml:space="preserve">solves </w:delText>
        </w:r>
      </w:del>
      <w:ins w:id="8" w:author="DrN" w:date="2013-09-06T16:10:00Z">
        <w:r w:rsidR="008D7DCF">
          <w:rPr>
            <w:rFonts w:ascii="Times New Roman" w:hAnsi="Times New Roman"/>
          </w:rPr>
          <w:t>aids in solving</w:t>
        </w:r>
        <w:r w:rsidR="008D7DCF">
          <w:rPr>
            <w:rFonts w:ascii="Times New Roman" w:hAnsi="Times New Roman"/>
          </w:rPr>
          <w:t xml:space="preserve"> </w:t>
        </w:r>
      </w:ins>
      <w:r>
        <w:rPr>
          <w:rFonts w:ascii="Times New Roman" w:hAnsi="Times New Roman"/>
        </w:rPr>
        <w:t xml:space="preserve">the </w:t>
      </w:r>
      <w:del w:id="9" w:author="DrN" w:date="2013-09-06T16:09:00Z">
        <w:r w:rsidDel="008D7DCF">
          <w:rPr>
            <w:rFonts w:ascii="Times New Roman" w:hAnsi="Times New Roman"/>
          </w:rPr>
          <w:delText xml:space="preserve">correspondence </w:delText>
        </w:r>
      </w:del>
      <w:ins w:id="10" w:author="DrN" w:date="2013-09-06T16:09:00Z">
        <w:r w:rsidR="008D7DCF">
          <w:rPr>
            <w:rFonts w:ascii="Times New Roman" w:hAnsi="Times New Roman"/>
          </w:rPr>
          <w:t>data association</w:t>
        </w:r>
        <w:r w:rsidR="008D7DCF">
          <w:rPr>
            <w:rFonts w:ascii="Times New Roman" w:hAnsi="Times New Roman"/>
          </w:rPr>
          <w:t xml:space="preserve"> </w:t>
        </w:r>
      </w:ins>
      <w:r>
        <w:rPr>
          <w:rFonts w:ascii="Times New Roman" w:hAnsi="Times New Roman"/>
        </w:rPr>
        <w:t xml:space="preserve">problem. </w:t>
      </w:r>
      <w:r w:rsidRPr="001061BB">
        <w:rPr>
          <w:rFonts w:ascii="Times New Roman" w:hAnsi="Times New Roman"/>
        </w:rPr>
        <w:t xml:space="preserve">The </w:t>
      </w:r>
      <w:del w:id="11" w:author="DrN" w:date="2013-09-06T16:10:00Z">
        <w:r w:rsidRPr="001061BB" w:rsidDel="008D7DCF">
          <w:rPr>
            <w:rFonts w:ascii="Times New Roman" w:hAnsi="Times New Roman"/>
          </w:rPr>
          <w:delText xml:space="preserve">correspondence </w:delText>
        </w:r>
      </w:del>
      <w:ins w:id="12" w:author="DrN" w:date="2013-09-06T16:10:00Z">
        <w:r w:rsidR="008D7DCF">
          <w:rPr>
            <w:rFonts w:ascii="Times New Roman" w:hAnsi="Times New Roman"/>
          </w:rPr>
          <w:t>data association</w:t>
        </w:r>
        <w:r w:rsidR="008D7DCF" w:rsidRPr="001061BB">
          <w:rPr>
            <w:rFonts w:ascii="Times New Roman" w:hAnsi="Times New Roman"/>
          </w:rPr>
          <w:t xml:space="preserve"> </w:t>
        </w:r>
      </w:ins>
      <w:r w:rsidRPr="001061BB">
        <w:rPr>
          <w:rFonts w:ascii="Times New Roman" w:hAnsi="Times New Roman"/>
        </w:rPr>
        <w:t>problem is the problem of determining if sensor</w:t>
      </w:r>
      <w:r>
        <w:rPr>
          <w:rFonts w:ascii="Times New Roman" w:hAnsi="Times New Roman"/>
        </w:rPr>
        <w:t xml:space="preserve"> </w:t>
      </w:r>
      <w:r w:rsidRPr="001061BB">
        <w:rPr>
          <w:rFonts w:ascii="Times New Roman" w:hAnsi="Times New Roman"/>
        </w:rPr>
        <w:t>measurements taken at different points in time correspond to the same physical object in the world.</w:t>
      </w:r>
      <w:r>
        <w:rPr>
          <w:rFonts w:ascii="Times New Roman" w:hAnsi="Times New Roman"/>
        </w:rPr>
        <w:t xml:space="preserve"> For example, a robot may complete a cycle inside an environment while mapping</w:t>
      </w:r>
      <w:r w:rsidRPr="001061BB">
        <w:rPr>
          <w:rFonts w:ascii="Times New Roman" w:hAnsi="Times New Roman"/>
        </w:rPr>
        <w:t>. When</w:t>
      </w:r>
      <w:r>
        <w:rPr>
          <w:rFonts w:ascii="Times New Roman" w:hAnsi="Times New Roman"/>
        </w:rPr>
        <w:t xml:space="preserve"> </w:t>
      </w:r>
      <w:r w:rsidRPr="001061BB">
        <w:rPr>
          <w:rFonts w:ascii="Times New Roman" w:hAnsi="Times New Roman"/>
        </w:rPr>
        <w:t xml:space="preserve">closing the cycle, the robot has to ﬁnd out where it is relative to its previously built map. </w:t>
      </w:r>
      <w:r w:rsidR="00E30616">
        <w:rPr>
          <w:rFonts w:ascii="Times New Roman" w:hAnsi="Times New Roman"/>
        </w:rPr>
        <w:t xml:space="preserve">A robot </w:t>
      </w:r>
      <w:r w:rsidR="00E30616">
        <w:rPr>
          <w:rFonts w:ascii="Times New Roman" w:hAnsi="Times New Roman"/>
        </w:rPr>
        <w:lastRenderedPageBreak/>
        <w:t>that successfully localizes itself while closing the cycle</w:t>
      </w:r>
      <w:ins w:id="13" w:author="DrN" w:date="2013-09-06T16:11:00Z">
        <w:r w:rsidR="008D7DCF">
          <w:rPr>
            <w:rFonts w:ascii="Times New Roman" w:hAnsi="Times New Roman"/>
          </w:rPr>
          <w:t xml:space="preserve"> reduces the uncertainty associated with that landmark, helping to </w:t>
        </w:r>
      </w:ins>
      <w:del w:id="14" w:author="DrN" w:date="2013-09-06T16:11:00Z">
        <w:r w:rsidR="00E30616" w:rsidDel="008D7DCF">
          <w:rPr>
            <w:rFonts w:ascii="Times New Roman" w:hAnsi="Times New Roman"/>
          </w:rPr>
          <w:delText xml:space="preserve"> </w:delText>
        </w:r>
      </w:del>
      <w:r w:rsidR="00E30616">
        <w:rPr>
          <w:rFonts w:ascii="Times New Roman" w:hAnsi="Times New Roman"/>
        </w:rPr>
        <w:t>solve</w:t>
      </w:r>
      <w:ins w:id="15" w:author="DrN" w:date="2013-09-06T16:11:00Z">
        <w:r w:rsidR="008D7DCF">
          <w:rPr>
            <w:rFonts w:ascii="Times New Roman" w:hAnsi="Times New Roman"/>
          </w:rPr>
          <w:t xml:space="preserve"> </w:t>
        </w:r>
      </w:ins>
      <w:del w:id="16" w:author="DrN" w:date="2013-09-06T16:11:00Z">
        <w:r w:rsidR="00E30616" w:rsidDel="008D7DCF">
          <w:rPr>
            <w:rFonts w:ascii="Times New Roman" w:hAnsi="Times New Roman"/>
          </w:rPr>
          <w:delText xml:space="preserve">s </w:delText>
        </w:r>
      </w:del>
      <w:r w:rsidR="00E30616">
        <w:rPr>
          <w:rFonts w:ascii="Times New Roman" w:hAnsi="Times New Roman"/>
        </w:rPr>
        <w:t xml:space="preserve">the </w:t>
      </w:r>
      <w:del w:id="17" w:author="DrN" w:date="2013-09-06T16:09:00Z">
        <w:r w:rsidR="00E30616" w:rsidDel="008D7DCF">
          <w:rPr>
            <w:rFonts w:ascii="Times New Roman" w:hAnsi="Times New Roman"/>
          </w:rPr>
          <w:delText xml:space="preserve">correspondence </w:delText>
        </w:r>
      </w:del>
      <w:ins w:id="18" w:author="DrN" w:date="2013-09-06T16:09:00Z">
        <w:r w:rsidR="008D7DCF">
          <w:rPr>
            <w:rFonts w:ascii="Times New Roman" w:hAnsi="Times New Roman"/>
          </w:rPr>
          <w:t>data association</w:t>
        </w:r>
        <w:r w:rsidR="008D7DCF">
          <w:rPr>
            <w:rFonts w:ascii="Times New Roman" w:hAnsi="Times New Roman"/>
          </w:rPr>
          <w:t xml:space="preserve"> </w:t>
        </w:r>
      </w:ins>
      <w:r w:rsidR="00E30616">
        <w:rPr>
          <w:rFonts w:ascii="Times New Roman" w:hAnsi="Times New Roman"/>
        </w:rPr>
        <w:t xml:space="preserve">problem. Once this is accomplished, the robot can map multiple cycles around the environment. Though the sensor data accumulates error, using probabilistic methods allows the data to be filtered, creating accurate estimates of the environment [15]. </w:t>
      </w:r>
      <w:r w:rsidRPr="001061BB">
        <w:rPr>
          <w:rFonts w:ascii="Times New Roman" w:hAnsi="Times New Roman"/>
        </w:rPr>
        <w:t xml:space="preserve"> </w:t>
      </w:r>
    </w:p>
    <w:p w14:paraId="03B61C44" w14:textId="3E73B77D" w:rsidR="001A31BB" w:rsidRDefault="001A31BB" w:rsidP="001A31BB">
      <w:pPr>
        <w:rPr>
          <w:rFonts w:ascii="Times New Roman" w:hAnsi="Times New Roman"/>
        </w:rPr>
      </w:pPr>
      <w:r>
        <w:rPr>
          <w:rFonts w:ascii="Times New Roman" w:hAnsi="Times New Roman"/>
        </w:rPr>
        <w:t xml:space="preserve">Techniques to implement SLAM include methods such as a </w:t>
      </w:r>
      <w:proofErr w:type="spellStart"/>
      <w:r>
        <w:rPr>
          <w:rFonts w:ascii="Times New Roman" w:hAnsi="Times New Roman"/>
        </w:rPr>
        <w:t>Kalman</w:t>
      </w:r>
      <w:proofErr w:type="spellEnd"/>
      <w:r>
        <w:rPr>
          <w:rFonts w:ascii="Times New Roman" w:hAnsi="Times New Roman"/>
        </w:rPr>
        <w:t xml:space="preserve"> filter or a </w:t>
      </w:r>
      <w:proofErr w:type="spellStart"/>
      <w:r>
        <w:rPr>
          <w:rFonts w:ascii="Times New Roman" w:hAnsi="Times New Roman"/>
        </w:rPr>
        <w:t>Rao-</w:t>
      </w:r>
      <w:r w:rsidR="00703B5C">
        <w:rPr>
          <w:rFonts w:ascii="Times New Roman" w:hAnsi="Times New Roman"/>
        </w:rPr>
        <w:t>Blackwellised</w:t>
      </w:r>
      <w:proofErr w:type="spellEnd"/>
      <w:r w:rsidR="00703B5C">
        <w:rPr>
          <w:rFonts w:ascii="Times New Roman" w:hAnsi="Times New Roman"/>
        </w:rPr>
        <w:t xml:space="preserve"> filter. The project </w:t>
      </w:r>
      <w:del w:id="19" w:author="DrN" w:date="2013-09-06T16:10:00Z">
        <w:r w:rsidR="00703B5C" w:rsidDel="008D7DCF">
          <w:rPr>
            <w:rFonts w:ascii="Times New Roman" w:hAnsi="Times New Roman"/>
          </w:rPr>
          <w:delText xml:space="preserve">did </w:delText>
        </w:r>
      </w:del>
      <w:ins w:id="20" w:author="DrN" w:date="2013-09-06T16:10:00Z">
        <w:r w:rsidR="008D7DCF">
          <w:rPr>
            <w:rFonts w:ascii="Times New Roman" w:hAnsi="Times New Roman"/>
          </w:rPr>
          <w:t>has not ye</w:t>
        </w:r>
        <w:bookmarkStart w:id="21" w:name="_GoBack"/>
        <w:bookmarkEnd w:id="21"/>
        <w:r w:rsidR="008D7DCF">
          <w:rPr>
            <w:rFonts w:ascii="Times New Roman" w:hAnsi="Times New Roman"/>
          </w:rPr>
          <w:t>t used</w:t>
        </w:r>
      </w:ins>
      <w:del w:id="22" w:author="DrN" w:date="2013-09-06T16:10:00Z">
        <w:r w:rsidR="002C2B6F" w:rsidDel="008D7DCF">
          <w:rPr>
            <w:rFonts w:ascii="Times New Roman" w:hAnsi="Times New Roman"/>
          </w:rPr>
          <w:delText xml:space="preserve">not </w:delText>
        </w:r>
        <w:r w:rsidR="00703B5C" w:rsidDel="008D7DCF">
          <w:rPr>
            <w:rFonts w:ascii="Times New Roman" w:hAnsi="Times New Roman"/>
          </w:rPr>
          <w:delText>use</w:delText>
        </w:r>
      </w:del>
      <w:r w:rsidR="00703B5C">
        <w:rPr>
          <w:rFonts w:ascii="Times New Roman" w:hAnsi="Times New Roman"/>
        </w:rPr>
        <w:t xml:space="preserve"> these probabilistic methods</w:t>
      </w:r>
      <w:ins w:id="23" w:author="DrN" w:date="2013-09-06T16:09:00Z">
        <w:r w:rsidR="008D7DCF">
          <w:rPr>
            <w:rFonts w:ascii="Times New Roman" w:hAnsi="Times New Roman"/>
          </w:rPr>
          <w:t xml:space="preserve">.  </w:t>
        </w:r>
        <w:proofErr w:type="gramStart"/>
        <w:r w:rsidR="008D7DCF">
          <w:rPr>
            <w:rFonts w:ascii="Times New Roman" w:hAnsi="Times New Roman"/>
          </w:rPr>
          <w:t>A</w:t>
        </w:r>
      </w:ins>
      <w:proofErr w:type="gramEnd"/>
      <w:del w:id="24" w:author="DrN" w:date="2013-09-06T16:09:00Z">
        <w:r w:rsidR="00703B5C" w:rsidDel="008D7DCF">
          <w:rPr>
            <w:rFonts w:ascii="Times New Roman" w:hAnsi="Times New Roman"/>
          </w:rPr>
          <w:delText xml:space="preserve">, but </w:delText>
        </w:r>
      </w:del>
      <w:del w:id="25" w:author="DrN" w:date="2013-09-06T16:10:00Z">
        <w:r w:rsidR="00703B5C" w:rsidDel="008D7DCF">
          <w:rPr>
            <w:rFonts w:ascii="Times New Roman" w:hAnsi="Times New Roman"/>
          </w:rPr>
          <w:delText>a</w:delText>
        </w:r>
      </w:del>
      <w:r w:rsidR="00703B5C">
        <w:rPr>
          <w:rFonts w:ascii="Times New Roman" w:hAnsi="Times New Roman"/>
        </w:rPr>
        <w:t>n in-depth overview of these and</w:t>
      </w:r>
      <w:r w:rsidR="00794A59">
        <w:rPr>
          <w:rFonts w:ascii="Times New Roman" w:hAnsi="Times New Roman"/>
        </w:rPr>
        <w:t xml:space="preserve"> more methods can be found in [3</w:t>
      </w:r>
      <w:r w:rsidR="00703B5C">
        <w:rPr>
          <w:rFonts w:ascii="Times New Roman" w:hAnsi="Times New Roman"/>
        </w:rPr>
        <w:t>].</w:t>
      </w:r>
    </w:p>
    <w:p w14:paraId="7C670F34" w14:textId="77777777" w:rsidR="009B1D59" w:rsidRPr="009A3755" w:rsidRDefault="00D806F5" w:rsidP="009B1D59">
      <w:pPr>
        <w:pStyle w:val="heading10"/>
      </w:pPr>
      <w:r>
        <w:t>3</w:t>
      </w:r>
      <w:r w:rsidR="009B1D59" w:rsidRPr="009A3755">
        <w:t xml:space="preserve">   </w:t>
      </w:r>
      <w:r w:rsidR="00EF40F6">
        <w:t>Software</w:t>
      </w:r>
    </w:p>
    <w:p w14:paraId="18BF2811" w14:textId="77777777" w:rsidR="009F4136" w:rsidRDefault="004F15D1" w:rsidP="004F15D1">
      <w:pPr>
        <w:pStyle w:val="p1a"/>
        <w:ind w:firstLine="227"/>
      </w:pPr>
      <w:r>
        <w:t>This section explains the software used throughout the project. The robot was programmed using the user-friendly Python</w:t>
      </w:r>
      <w:r w:rsidR="002C2B6F">
        <w:t xml:space="preserve">.  When simulating, the python controller interfaced with the </w:t>
      </w:r>
      <w:r>
        <w:t>Player/Stage software package</w:t>
      </w:r>
      <w:r w:rsidR="002C2B6F">
        <w:t>, and when running on the E-Puck, the same controller was interface</w:t>
      </w:r>
      <w:r w:rsidR="00657DAE">
        <w:t>d</w:t>
      </w:r>
      <w:r w:rsidR="002C2B6F">
        <w:t xml:space="preserve"> with the Player package.</w:t>
      </w:r>
    </w:p>
    <w:p w14:paraId="7870D67C" w14:textId="77777777" w:rsidR="009B1D59" w:rsidRPr="009A3755" w:rsidRDefault="00D806F5" w:rsidP="009B1D59">
      <w:pPr>
        <w:pStyle w:val="heading20"/>
      </w:pPr>
      <w:r>
        <w:t>3</w:t>
      </w:r>
      <w:r w:rsidR="009B1D59" w:rsidRPr="009A3755">
        <w:t xml:space="preserve">.1   </w:t>
      </w:r>
      <w:r w:rsidR="00EF40F6">
        <w:t>Python</w:t>
      </w:r>
    </w:p>
    <w:p w14:paraId="1BE149BC" w14:textId="77777777" w:rsidR="00EF40F6" w:rsidRPr="00EF40F6" w:rsidRDefault="00EF40F6" w:rsidP="00EF40F6">
      <w:pPr>
        <w:rPr>
          <w:color w:val="000000"/>
          <w:shd w:val="clear" w:color="auto" w:fill="FFFFFF"/>
        </w:rPr>
      </w:pPr>
      <w:r w:rsidRPr="00EF40F6">
        <w:t xml:space="preserve">Python was used as the </w:t>
      </w:r>
      <w:r w:rsidR="003E7346">
        <w:t xml:space="preserve">primary </w:t>
      </w:r>
      <w:r w:rsidRPr="00EF40F6">
        <w:t xml:space="preserve">programming language throughout the project. </w:t>
      </w:r>
      <w:r w:rsidR="00D4304C">
        <w:rPr>
          <w:color w:val="000000"/>
          <w:shd w:val="clear" w:color="auto" w:fill="FFFFFF"/>
        </w:rPr>
        <w:t xml:space="preserve">Python is an interpreted, </w:t>
      </w:r>
      <w:r w:rsidRPr="00EF40F6">
        <w:rPr>
          <w:color w:val="000000"/>
          <w:shd w:val="clear" w:color="auto" w:fill="FFFFFF"/>
        </w:rPr>
        <w:t>object-oriented, high-level programming language with dynamic semantics</w:t>
      </w:r>
      <w:r w:rsidR="00794A59">
        <w:rPr>
          <w:color w:val="000000"/>
          <w:shd w:val="clear" w:color="auto" w:fill="FFFFFF"/>
        </w:rPr>
        <w:t xml:space="preserve"> [5] </w:t>
      </w:r>
      <w:r w:rsidR="00AE0359">
        <w:rPr>
          <w:color w:val="000000"/>
          <w:shd w:val="clear" w:color="auto" w:fill="FFFFFF"/>
        </w:rPr>
        <w:t>[</w:t>
      </w:r>
      <w:r w:rsidR="00794A59">
        <w:rPr>
          <w:color w:val="000000"/>
          <w:shd w:val="clear" w:color="auto" w:fill="FFFFFF"/>
        </w:rPr>
        <w:t>6</w:t>
      </w:r>
      <w:r w:rsidR="00AE0359">
        <w:rPr>
          <w:color w:val="000000"/>
          <w:shd w:val="clear" w:color="auto" w:fill="FFFFFF"/>
        </w:rPr>
        <w:t>]</w:t>
      </w:r>
      <w:r w:rsidR="00794A59">
        <w:rPr>
          <w:color w:val="000000"/>
          <w:shd w:val="clear" w:color="auto" w:fill="FFFFFF"/>
        </w:rPr>
        <w:t>.</w:t>
      </w:r>
    </w:p>
    <w:p w14:paraId="2CD68059" w14:textId="77777777" w:rsidR="00EF40F6" w:rsidRPr="00EF40F6" w:rsidRDefault="00EF40F6" w:rsidP="00EF40F6">
      <w:pPr>
        <w:rPr>
          <w:color w:val="000000"/>
          <w:shd w:val="clear" w:color="auto" w:fill="FFFFFF"/>
        </w:rPr>
      </w:pPr>
      <w:r w:rsidRPr="00EF40F6">
        <w:rPr>
          <w:color w:val="000000"/>
          <w:shd w:val="clear" w:color="auto" w:fill="FFFFFF"/>
        </w:rPr>
        <w:t xml:space="preserve">Two </w:t>
      </w:r>
      <w:r w:rsidR="001760A9">
        <w:rPr>
          <w:color w:val="000000"/>
          <w:shd w:val="clear" w:color="auto" w:fill="FFFFFF"/>
        </w:rPr>
        <w:t>characteristics</w:t>
      </w:r>
      <w:r w:rsidR="002C2B6F" w:rsidRPr="00EF40F6">
        <w:rPr>
          <w:color w:val="000000"/>
          <w:shd w:val="clear" w:color="auto" w:fill="FFFFFF"/>
        </w:rPr>
        <w:t xml:space="preserve"> </w:t>
      </w:r>
      <w:r w:rsidRPr="00EF40F6">
        <w:rPr>
          <w:color w:val="000000"/>
          <w:shd w:val="clear" w:color="auto" w:fill="FFFFFF"/>
        </w:rPr>
        <w:t xml:space="preserve">made Python ideal for the project. In the first place, Python is a language that can be supported with the freeware Player, which was extensively used throughout the project. Second, Python </w:t>
      </w:r>
      <w:r w:rsidR="002C2B6F">
        <w:rPr>
          <w:color w:val="000000"/>
          <w:shd w:val="clear" w:color="auto" w:fill="FFFFFF"/>
        </w:rPr>
        <w:t>is</w:t>
      </w:r>
      <w:r w:rsidR="002C2B6F" w:rsidRPr="00EF40F6">
        <w:rPr>
          <w:color w:val="000000"/>
          <w:shd w:val="clear" w:color="auto" w:fill="FFFFFF"/>
        </w:rPr>
        <w:t xml:space="preserve"> </w:t>
      </w:r>
      <w:r w:rsidRPr="00EF40F6">
        <w:rPr>
          <w:color w:val="000000"/>
          <w:shd w:val="clear" w:color="auto" w:fill="FFFFFF"/>
        </w:rPr>
        <w:t>easy to learn due to its simple syntax and extensive online support</w:t>
      </w:r>
      <w:r w:rsidR="002C2B6F">
        <w:rPr>
          <w:color w:val="000000"/>
          <w:shd w:val="clear" w:color="auto" w:fill="FFFFFF"/>
        </w:rPr>
        <w:t xml:space="preserve">, </w:t>
      </w:r>
      <w:r w:rsidR="00657DAE">
        <w:rPr>
          <w:color w:val="000000"/>
          <w:shd w:val="clear" w:color="auto" w:fill="FFFFFF"/>
        </w:rPr>
        <w:t>furthering</w:t>
      </w:r>
      <w:r w:rsidR="002C2B6F">
        <w:rPr>
          <w:color w:val="000000"/>
          <w:shd w:val="clear" w:color="auto" w:fill="FFFFFF"/>
        </w:rPr>
        <w:t xml:space="preserve"> the project objective of improving access to robotics research for undergraduate students.</w:t>
      </w:r>
    </w:p>
    <w:p w14:paraId="3C06A203" w14:textId="77777777" w:rsidR="009B1D59" w:rsidRPr="009A3755" w:rsidRDefault="00D806F5" w:rsidP="006A1BD8">
      <w:pPr>
        <w:pStyle w:val="heading20"/>
      </w:pPr>
      <w:r>
        <w:t>3</w:t>
      </w:r>
      <w:r w:rsidR="00EF40F6">
        <w:t xml:space="preserve">.2   </w:t>
      </w:r>
      <w:r w:rsidR="00F148B1">
        <w:t xml:space="preserve">The </w:t>
      </w:r>
      <w:r w:rsidR="00EF40F6">
        <w:t>Player/Stage</w:t>
      </w:r>
      <w:r w:rsidR="00F148B1">
        <w:t xml:space="preserve"> Project</w:t>
      </w:r>
    </w:p>
    <w:p w14:paraId="65821219" w14:textId="7298B289" w:rsidR="00EF40F6" w:rsidRPr="00EF40F6" w:rsidRDefault="00EF40F6" w:rsidP="00EF40F6">
      <w:pPr>
        <w:autoSpaceDE w:val="0"/>
        <w:autoSpaceDN w:val="0"/>
        <w:adjustRightInd w:val="0"/>
        <w:ind w:firstLine="270"/>
      </w:pPr>
      <w:r w:rsidRPr="00EF40F6">
        <w:t xml:space="preserve">The </w:t>
      </w:r>
      <w:r w:rsidRPr="00EF40F6">
        <w:rPr>
          <w:i/>
          <w:iCs/>
        </w:rPr>
        <w:t xml:space="preserve">Player/Stage Project </w:t>
      </w:r>
      <w:r w:rsidRPr="00EF40F6">
        <w:t xml:space="preserve">provides open-source tools that simplify controller development, particularly for multiple-robot and sensor network systems. The project offers a combination of flexibility and speed that makes it one of the most useful </w:t>
      </w:r>
      <w:r w:rsidR="00333DF0">
        <w:t xml:space="preserve">and popular </w:t>
      </w:r>
      <w:r w:rsidRPr="00EF40F6">
        <w:t>robot development environments available</w:t>
      </w:r>
      <w:r w:rsidR="00794A59">
        <w:t xml:space="preserve"> [4</w:t>
      </w:r>
      <w:r w:rsidR="00AE0359">
        <w:t>]</w:t>
      </w:r>
      <w:r w:rsidRPr="00EF40F6">
        <w:t>.</w:t>
      </w:r>
    </w:p>
    <w:p w14:paraId="49FD2E16" w14:textId="77777777" w:rsidR="00EF40F6" w:rsidRPr="00EF40F6" w:rsidRDefault="00EF40F6" w:rsidP="00EF40F6">
      <w:pPr>
        <w:autoSpaceDE w:val="0"/>
        <w:autoSpaceDN w:val="0"/>
        <w:adjustRightInd w:val="0"/>
        <w:ind w:firstLine="270"/>
        <w:rPr>
          <w:color w:val="000000"/>
          <w:shd w:val="clear" w:color="auto" w:fill="FFFFFF"/>
        </w:rPr>
      </w:pPr>
      <w:r w:rsidRPr="00EF40F6">
        <w:rPr>
          <w:color w:val="000000"/>
          <w:shd w:val="clear" w:color="auto" w:fill="FFFFFF"/>
        </w:rPr>
        <w:t>Player is a socket-based device server that allows control of a wide variety of robotic sensors and actuators. Player executes on a machine that is physically connected to a collection of such devices and offers a TCP socket interface to clients that wish to control them. Clients connect to Player and communicate with the devices by exchanging messages with Player over a TCP socket</w:t>
      </w:r>
      <w:r w:rsidR="00AE0359">
        <w:rPr>
          <w:color w:val="000000"/>
          <w:shd w:val="clear" w:color="auto" w:fill="FFFFFF"/>
        </w:rPr>
        <w:t>.</w:t>
      </w:r>
      <w:r w:rsidRPr="00EF40F6">
        <w:t xml:space="preserve"> Because Player’s external interface is simply a TCP socket, client programs can be written in any programming language that provides socket support, such as C, C++, </w:t>
      </w:r>
      <w:proofErr w:type="spellStart"/>
      <w:r w:rsidRPr="00EF40F6">
        <w:t>Tcl</w:t>
      </w:r>
      <w:proofErr w:type="spellEnd"/>
      <w:r w:rsidRPr="00EF40F6">
        <w:t>, Python, Java, and Common LISP</w:t>
      </w:r>
      <w:r w:rsidR="00794A59">
        <w:t xml:space="preserve"> [1</w:t>
      </w:r>
      <w:r w:rsidR="00F824A6">
        <w:t>].</w:t>
      </w:r>
    </w:p>
    <w:p w14:paraId="10DDD624" w14:textId="670632DE" w:rsidR="00EF40F6" w:rsidRPr="00EF40F6" w:rsidRDefault="00EF40F6" w:rsidP="00EF40F6">
      <w:pPr>
        <w:autoSpaceDE w:val="0"/>
        <w:autoSpaceDN w:val="0"/>
        <w:adjustRightInd w:val="0"/>
        <w:ind w:firstLine="270"/>
      </w:pPr>
      <w:r w:rsidRPr="00EF40F6">
        <w:t xml:space="preserve">Stage </w:t>
      </w:r>
      <w:r w:rsidR="002C2B6F">
        <w:t xml:space="preserve">can </w:t>
      </w:r>
      <w:r w:rsidRPr="00EF40F6">
        <w:t xml:space="preserve">simulate a population of mobile robots, sensors and environmental objects. Its purposes are to enable rapid development of controllers that will eventually drive real robots, enable robot experiments without access to the real </w:t>
      </w:r>
      <w:r w:rsidRPr="00EF40F6">
        <w:lastRenderedPageBreak/>
        <w:t>hardware and environments and to enable experiments with devices that do not exist yet.  Stage enables experiments with large populations of robots that would be prohibitively expensive to buy and maintain</w:t>
      </w:r>
      <w:r w:rsidR="00AE0359">
        <w:t xml:space="preserve"> [</w:t>
      </w:r>
      <w:r w:rsidR="00794A59">
        <w:t>1</w:t>
      </w:r>
      <w:r w:rsidR="00AE0359">
        <w:t>]</w:t>
      </w:r>
      <w:r w:rsidRPr="00EF40F6">
        <w:t>.</w:t>
      </w:r>
    </w:p>
    <w:p w14:paraId="296CD5E2" w14:textId="77777777" w:rsidR="009B1D59" w:rsidRDefault="00D806F5" w:rsidP="009942DC">
      <w:pPr>
        <w:pStyle w:val="heading10"/>
      </w:pPr>
      <w:r>
        <w:t>4</w:t>
      </w:r>
      <w:r w:rsidR="009B1D59" w:rsidRPr="009A3755">
        <w:t xml:space="preserve">   </w:t>
      </w:r>
      <w:r w:rsidR="00D4304C">
        <w:t>E-Puck Robot</w:t>
      </w:r>
    </w:p>
    <w:p w14:paraId="4F55F86C" w14:textId="3A172906" w:rsidR="00D4304C" w:rsidRPr="00D4304C" w:rsidRDefault="00D4304C" w:rsidP="00D4304C">
      <w:r w:rsidRPr="00D4304C">
        <w:t xml:space="preserve">The project used an E-Puck robot due to the affordability and ease of use </w:t>
      </w:r>
      <w:r w:rsidR="00333DF0">
        <w:t xml:space="preserve">that </w:t>
      </w:r>
      <w:r w:rsidRPr="00D4304C">
        <w:t xml:space="preserve">this table-top robot provides. The E-Puck robot was developed by the Swiss Federal Institute of Technology in Lausanne (EPFL) for teaching purposes and is currently a commercial product available from </w:t>
      </w:r>
      <w:proofErr w:type="spellStart"/>
      <w:r w:rsidRPr="00D4304C">
        <w:t>Cyberbotics</w:t>
      </w:r>
      <w:proofErr w:type="spellEnd"/>
      <w:r w:rsidRPr="00D4304C">
        <w:t xml:space="preserve"> Ltd</w:t>
      </w:r>
      <w:r w:rsidR="00794A59">
        <w:t xml:space="preserve"> </w:t>
      </w:r>
      <w:r w:rsidR="000A1B55">
        <w:t>[14]</w:t>
      </w:r>
      <w:r w:rsidR="00794A59">
        <w:t>[7</w:t>
      </w:r>
      <w:r w:rsidR="00AE0359">
        <w:t>]</w:t>
      </w:r>
      <w:r w:rsidRPr="00D4304C">
        <w:t>.</w:t>
      </w:r>
    </w:p>
    <w:p w14:paraId="30281F5A" w14:textId="73DA6DA6" w:rsidR="00D4304C" w:rsidRDefault="00D4304C" w:rsidP="004F15D1">
      <w:r w:rsidRPr="00D4304C">
        <w:t>E-Puck robots are small, having a diameter of 70 mm, height of 55 mm, and a weight of 150 g. Apart from its small size, the robot’s dual motors, proximity sensors, wireless communication, and programmabili</w:t>
      </w:r>
      <w:r w:rsidR="004F15D1">
        <w:t>ty mad</w:t>
      </w:r>
      <w:r w:rsidRPr="00D4304C">
        <w:t>e it ideal for this project. The robot has two stepper motors with a 50:1 reduction gear</w:t>
      </w:r>
      <w:r w:rsidR="00333DF0">
        <w:t>.  E</w:t>
      </w:r>
      <w:r w:rsidRPr="00D4304C">
        <w:t xml:space="preserve">ach of these motors can be </w:t>
      </w:r>
      <w:r w:rsidR="004F15D1" w:rsidRPr="00D4304C">
        <w:t>separately</w:t>
      </w:r>
      <w:r w:rsidRPr="00D4304C">
        <w:t xml:space="preserve"> programmed to turn and each motor keeps track of the displacement of the robot </w:t>
      </w:r>
      <w:r w:rsidR="004F15D1">
        <w:t>with</w:t>
      </w:r>
      <w:r w:rsidRPr="00D4304C">
        <w:t xml:space="preserve"> integrated odome</w:t>
      </w:r>
      <w:r w:rsidR="00EA3688">
        <w:t>ters. The robot has eight infra</w:t>
      </w:r>
      <w:r w:rsidRPr="00D4304C">
        <w:t xml:space="preserve">red sensors that measure ambient light and proximity of objects up to 6 cm. The robot supports computer-robot or robot-robot wireless communication via </w:t>
      </w:r>
      <w:r w:rsidR="00F824A6">
        <w:t>Blueto</w:t>
      </w:r>
      <w:r w:rsidR="003A1999">
        <w:t>oth [7</w:t>
      </w:r>
      <w:r w:rsidR="00F824A6">
        <w:t>]</w:t>
      </w:r>
      <w:r w:rsidRPr="00D4304C">
        <w:t xml:space="preserve">. Additionally, the robot is easy to program and compatible with popular </w:t>
      </w:r>
      <w:r w:rsidR="004B0E8B">
        <w:t xml:space="preserve">robotic software, such as the commercial </w:t>
      </w:r>
      <w:proofErr w:type="spellStart"/>
      <w:r w:rsidR="004B0E8B">
        <w:t>Webots</w:t>
      </w:r>
      <w:proofErr w:type="spellEnd"/>
      <w:r w:rsidR="004B0E8B">
        <w:t xml:space="preserve"> or the open-license Player/Stage project</w:t>
      </w:r>
      <w:r w:rsidRPr="00D4304C">
        <w:t xml:space="preserve">. </w:t>
      </w:r>
    </w:p>
    <w:p w14:paraId="0E478A8D" w14:textId="77777777" w:rsidR="002C2B6F" w:rsidRPr="00D4304C" w:rsidRDefault="002C2B6F" w:rsidP="004F15D1">
      <w:r>
        <w:t>A Player Driver for the E-Puck [</w:t>
      </w:r>
      <w:r w:rsidR="003A1999">
        <w:t>8</w:t>
      </w:r>
      <w:r>
        <w:t>] was modified for the current version of Player (3.0.2)</w:t>
      </w:r>
      <w:r w:rsidR="00134273">
        <w:t>, and integrated with the demonstration programs distributed with the E-Puck [</w:t>
      </w:r>
      <w:r w:rsidR="003A1999">
        <w:t>9</w:t>
      </w:r>
      <w:r w:rsidR="00134273">
        <w:t>].  This player driver runs on the E-Puck robot, taking Bluetooth commands from the Player server and returning sensor data to the Player server.</w:t>
      </w:r>
    </w:p>
    <w:p w14:paraId="699B084E" w14:textId="1DAD74F0" w:rsidR="00D4304C" w:rsidRPr="00D4304C" w:rsidRDefault="00333DF0" w:rsidP="009F532F">
      <w:r>
        <w:t>T</w:t>
      </w:r>
      <w:r w:rsidR="00D4304C" w:rsidRPr="00D4304C">
        <w:t xml:space="preserve">he E-Puck’s </w:t>
      </w:r>
      <w:r>
        <w:t xml:space="preserve">major </w:t>
      </w:r>
      <w:r w:rsidR="00D4304C" w:rsidRPr="00D4304C">
        <w:t>comp</w:t>
      </w:r>
      <w:r w:rsidR="00F83017">
        <w:t>onents can be seen in Figure 2</w:t>
      </w:r>
      <w:r w:rsidR="00D4304C" w:rsidRPr="00D4304C">
        <w:t>. A full list of the E-Puck’s spec</w:t>
      </w:r>
      <w:r w:rsidR="003A1999">
        <w:t>ifications can be found in [7</w:t>
      </w:r>
      <w:r w:rsidR="00D4304C" w:rsidRPr="00D4304C">
        <w:t>].</w:t>
      </w:r>
    </w:p>
    <w:p w14:paraId="7B9A844E" w14:textId="77777777" w:rsidR="00D4304C" w:rsidRDefault="00D4304C" w:rsidP="00D4304C"/>
    <w:p w14:paraId="71D29AB8" w14:textId="77777777" w:rsidR="004B0E8B" w:rsidRDefault="00D6143B" w:rsidP="004B0E8B">
      <w:pPr>
        <w:keepNext/>
        <w:ind w:firstLine="0"/>
        <w:jc w:val="center"/>
      </w:pPr>
      <w:r>
        <w:rPr>
          <w:noProof/>
          <w:lang w:eastAsia="en-US"/>
        </w:rPr>
        <w:drawing>
          <wp:inline distT="0" distB="0" distL="0" distR="0" wp14:anchorId="69E0CD2C" wp14:editId="702C02F3">
            <wp:extent cx="2995930" cy="2149475"/>
            <wp:effectExtent l="0" t="0" r="0" b="3175"/>
            <wp:docPr id="11" name="Imagen 1" descr="http://www.generationrobots.com/img/cms/Epuck_de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generationrobots.com/img/cms/Epuck_devices.png"/>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95930" cy="2149475"/>
                    </a:xfrm>
                    <a:prstGeom prst="rect">
                      <a:avLst/>
                    </a:prstGeom>
                    <a:noFill/>
                    <a:ln>
                      <a:noFill/>
                    </a:ln>
                  </pic:spPr>
                </pic:pic>
              </a:graphicData>
            </a:graphic>
          </wp:inline>
        </w:drawing>
      </w:r>
    </w:p>
    <w:p w14:paraId="378684BF" w14:textId="5A978F24" w:rsidR="00D4304C" w:rsidRPr="004B0E8B" w:rsidRDefault="004B0E8B" w:rsidP="004B0E8B">
      <w:pPr>
        <w:pStyle w:val="Caption"/>
        <w:jc w:val="center"/>
        <w:rPr>
          <w:sz w:val="18"/>
        </w:rPr>
      </w:pPr>
      <w:r w:rsidRPr="004B0E8B">
        <w:rPr>
          <w:sz w:val="18"/>
        </w:rPr>
        <w:t xml:space="preserve">Fig. </w:t>
      </w:r>
      <w:r w:rsidRPr="004B0E8B">
        <w:rPr>
          <w:sz w:val="18"/>
        </w:rPr>
        <w:fldChar w:fldCharType="begin"/>
      </w:r>
      <w:r w:rsidRPr="004B0E8B">
        <w:rPr>
          <w:sz w:val="18"/>
        </w:rPr>
        <w:instrText xml:space="preserve"> SEQ Figure \* ARABIC </w:instrText>
      </w:r>
      <w:r w:rsidRPr="004B0E8B">
        <w:rPr>
          <w:sz w:val="18"/>
        </w:rPr>
        <w:fldChar w:fldCharType="separate"/>
      </w:r>
      <w:r w:rsidR="00E61767">
        <w:rPr>
          <w:noProof/>
          <w:sz w:val="18"/>
        </w:rPr>
        <w:t>2</w:t>
      </w:r>
      <w:r w:rsidRPr="004B0E8B">
        <w:rPr>
          <w:sz w:val="18"/>
        </w:rPr>
        <w:fldChar w:fldCharType="end"/>
      </w:r>
      <w:r w:rsidRPr="004B0E8B">
        <w:rPr>
          <w:sz w:val="18"/>
        </w:rPr>
        <w:t xml:space="preserve">. </w:t>
      </w:r>
      <w:r w:rsidRPr="004B0E8B">
        <w:rPr>
          <w:b w:val="0"/>
          <w:sz w:val="18"/>
        </w:rPr>
        <w:t>An E-Puck robot with numerous components labeled</w:t>
      </w:r>
      <w:r w:rsidR="00F778B8">
        <w:rPr>
          <w:b w:val="0"/>
          <w:sz w:val="18"/>
        </w:rPr>
        <w:t xml:space="preserve"> (from [7])</w:t>
      </w:r>
    </w:p>
    <w:p w14:paraId="3E9F6FA0" w14:textId="77777777" w:rsidR="009B1D59" w:rsidRDefault="00D806F5" w:rsidP="009942DC">
      <w:pPr>
        <w:pStyle w:val="heading10"/>
      </w:pPr>
      <w:r>
        <w:lastRenderedPageBreak/>
        <w:t>5</w:t>
      </w:r>
      <w:r w:rsidR="009B1D59" w:rsidRPr="009A3755">
        <w:t xml:space="preserve">   </w:t>
      </w:r>
      <w:r w:rsidR="00D4304C">
        <w:t>Occupancy Grid</w:t>
      </w:r>
    </w:p>
    <w:p w14:paraId="058A179C" w14:textId="77777777" w:rsidR="00D4304C" w:rsidRDefault="00D4304C" w:rsidP="00D4304C">
      <w:r w:rsidRPr="00D4304C">
        <w:t xml:space="preserve">A popular and useful way that robots can map a physical area is by using occupancy grids. </w:t>
      </w:r>
      <w:r w:rsidR="00134273">
        <w:t>An o</w:t>
      </w:r>
      <w:r w:rsidRPr="00D4304C">
        <w:t xml:space="preserve">ccupancy grid representation employs a multidimensional </w:t>
      </w:r>
      <w:r w:rsidR="00F824A6" w:rsidRPr="00D4304C">
        <w:t>tessellation</w:t>
      </w:r>
      <w:r w:rsidRPr="00D4304C">
        <w:t xml:space="preserve"> of space into cells, where each cell stores a probabilistic estimate of its state [</w:t>
      </w:r>
      <w:r w:rsidR="003A1999">
        <w:t>10</w:t>
      </w:r>
      <w:r w:rsidRPr="00D4304C">
        <w:t xml:space="preserve">]. In this project a two-dimensional area was correlated to cells in a two-dimensional matrix, each cell being filled with a value ranging from 0 (meaning that cell </w:t>
      </w:r>
      <w:r w:rsidR="00F824A6">
        <w:t>w</w:t>
      </w:r>
      <w:r w:rsidRPr="00D4304C">
        <w:t xml:space="preserve">as </w:t>
      </w:r>
      <w:r w:rsidR="00134273">
        <w:t>certain to be</w:t>
      </w:r>
      <w:r w:rsidR="00134273" w:rsidRPr="00D4304C">
        <w:t xml:space="preserve"> </w:t>
      </w:r>
      <w:r w:rsidRPr="00D4304C">
        <w:t xml:space="preserve">empty) to 1 (meaning that cell </w:t>
      </w:r>
      <w:r w:rsidR="00F824A6">
        <w:t xml:space="preserve">was </w:t>
      </w:r>
      <w:r w:rsidR="00134273">
        <w:t>certain to be</w:t>
      </w:r>
      <w:r w:rsidR="00134273" w:rsidRPr="00D4304C">
        <w:t xml:space="preserve"> </w:t>
      </w:r>
      <w:r w:rsidRPr="00D4304C">
        <w:t xml:space="preserve">filled). </w:t>
      </w:r>
    </w:p>
    <w:p w14:paraId="1DB85DEB" w14:textId="77777777" w:rsidR="00F824A6" w:rsidRDefault="00F824A6" w:rsidP="00D4304C">
      <w:pPr>
        <w:rPr>
          <w:rFonts w:eastAsia="Calibri"/>
          <w:noProof/>
          <w:lang w:eastAsia="en-US"/>
        </w:rPr>
      </w:pPr>
    </w:p>
    <w:p w14:paraId="44F7B439" w14:textId="77777777" w:rsidR="00F824A6" w:rsidRDefault="00F824A6" w:rsidP="00D4304C">
      <w:pPr>
        <w:rPr>
          <w:rFonts w:eastAsia="Calibri"/>
          <w:noProof/>
          <w:lang w:eastAsia="en-US"/>
        </w:rPr>
      </w:pPr>
    </w:p>
    <w:p w14:paraId="6DC9BCDB" w14:textId="77777777" w:rsidR="00F824A6" w:rsidRDefault="00F824A6" w:rsidP="00D4304C">
      <w:pPr>
        <w:rPr>
          <w:rFonts w:eastAsia="Calibri"/>
          <w:noProof/>
          <w:lang w:eastAsia="en-US"/>
        </w:rPr>
      </w:pPr>
    </w:p>
    <w:p w14:paraId="6F5F08B4" w14:textId="77777777" w:rsidR="00F824A6" w:rsidRDefault="00F824A6" w:rsidP="00D4304C">
      <w:pPr>
        <w:rPr>
          <w:rFonts w:eastAsia="Calibri"/>
          <w:noProof/>
          <w:lang w:eastAsia="en-US"/>
        </w:rPr>
      </w:pPr>
    </w:p>
    <w:p w14:paraId="2BDDD801" w14:textId="77777777" w:rsidR="00F824A6" w:rsidRDefault="00F824A6" w:rsidP="00D4304C">
      <w:pPr>
        <w:rPr>
          <w:rFonts w:eastAsia="Calibri"/>
          <w:noProof/>
          <w:lang w:eastAsia="en-US"/>
        </w:rPr>
      </w:pPr>
    </w:p>
    <w:p w14:paraId="78B46684" w14:textId="77777777" w:rsidR="00F824A6" w:rsidRDefault="00F824A6" w:rsidP="00D4304C">
      <w:pPr>
        <w:rPr>
          <w:rFonts w:eastAsia="Calibri"/>
          <w:noProof/>
          <w:lang w:eastAsia="en-US"/>
        </w:rPr>
      </w:pPr>
    </w:p>
    <w:p w14:paraId="3BCDD315" w14:textId="77777777" w:rsidR="00F824A6" w:rsidRDefault="00F824A6" w:rsidP="00D4304C">
      <w:pPr>
        <w:rPr>
          <w:rFonts w:eastAsia="Calibri"/>
          <w:noProof/>
          <w:lang w:eastAsia="en-US"/>
        </w:rPr>
      </w:pPr>
    </w:p>
    <w:p w14:paraId="6227B3A7" w14:textId="77777777" w:rsidR="00F824A6" w:rsidRDefault="00D6143B" w:rsidP="00F824A6">
      <w:pPr>
        <w:jc w:val="center"/>
        <w:rPr>
          <w:rFonts w:eastAsia="Calibri"/>
          <w:noProof/>
          <w:lang w:eastAsia="en-US"/>
        </w:rPr>
      </w:pPr>
      <w:r>
        <w:rPr>
          <w:rFonts w:eastAsia="Calibri"/>
          <w:noProof/>
          <w:lang w:eastAsia="en-US"/>
        </w:rPr>
        <w:drawing>
          <wp:inline distT="0" distB="0" distL="0" distR="0" wp14:anchorId="637A08AE" wp14:editId="5BABE455">
            <wp:extent cx="2818130" cy="2299335"/>
            <wp:effectExtent l="0" t="0" r="1270" b="5715"/>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8130" cy="2299335"/>
                    </a:xfrm>
                    <a:prstGeom prst="rect">
                      <a:avLst/>
                    </a:prstGeom>
                    <a:noFill/>
                    <a:ln>
                      <a:noFill/>
                    </a:ln>
                  </pic:spPr>
                </pic:pic>
              </a:graphicData>
            </a:graphic>
          </wp:inline>
        </w:drawing>
      </w:r>
    </w:p>
    <w:p w14:paraId="292C4B5D" w14:textId="2353F7EB" w:rsidR="00904F77" w:rsidRDefault="00904F77" w:rsidP="00F824A6">
      <w:pPr>
        <w:jc w:val="center"/>
        <w:rPr>
          <w:rFonts w:eastAsia="Calibri"/>
          <w:noProof/>
          <w:lang w:eastAsia="en-US"/>
        </w:rPr>
      </w:pPr>
      <w:r>
        <w:rPr>
          <w:rFonts w:eastAsia="Calibri"/>
          <w:noProof/>
          <w:lang w:eastAsia="en-US"/>
        </w:rPr>
        <w:t>(a)</w:t>
      </w:r>
    </w:p>
    <w:p w14:paraId="28240482" w14:textId="77777777" w:rsidR="00F824A6" w:rsidRDefault="00F824A6" w:rsidP="00F824A6">
      <w:pPr>
        <w:jc w:val="center"/>
        <w:rPr>
          <w:rFonts w:eastAsia="Calibri"/>
          <w:noProof/>
          <w:lang w:eastAsia="en-US"/>
        </w:rPr>
      </w:pPr>
    </w:p>
    <w:p w14:paraId="08CDA5DA" w14:textId="77777777" w:rsidR="00F824A6" w:rsidRDefault="00D6143B" w:rsidP="00F824A6">
      <w:pPr>
        <w:jc w:val="center"/>
      </w:pPr>
      <w:r>
        <w:rPr>
          <w:rFonts w:eastAsia="Calibri"/>
          <w:noProof/>
          <w:lang w:eastAsia="en-US"/>
        </w:rPr>
        <w:lastRenderedPageBreak/>
        <w:drawing>
          <wp:inline distT="0" distB="0" distL="0" distR="0" wp14:anchorId="6C638B02" wp14:editId="41D8CEC7">
            <wp:extent cx="2818130" cy="2292985"/>
            <wp:effectExtent l="0" t="0" r="127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l="9479" t="23787" r="73376" b="54555"/>
                    <a:stretch>
                      <a:fillRect/>
                    </a:stretch>
                  </pic:blipFill>
                  <pic:spPr bwMode="auto">
                    <a:xfrm>
                      <a:off x="0" y="0"/>
                      <a:ext cx="2818130" cy="2292985"/>
                    </a:xfrm>
                    <a:prstGeom prst="rect">
                      <a:avLst/>
                    </a:prstGeom>
                    <a:noFill/>
                    <a:ln>
                      <a:noFill/>
                    </a:ln>
                  </pic:spPr>
                </pic:pic>
              </a:graphicData>
            </a:graphic>
          </wp:inline>
        </w:drawing>
      </w:r>
    </w:p>
    <w:p w14:paraId="675AB0A2" w14:textId="1D3734E2" w:rsidR="00904F77" w:rsidRDefault="00904F77" w:rsidP="00F824A6">
      <w:pPr>
        <w:jc w:val="center"/>
      </w:pPr>
      <w:r>
        <w:t>(b)</w:t>
      </w:r>
    </w:p>
    <w:p w14:paraId="54605FA1" w14:textId="3B2CEE5A" w:rsidR="009C3167" w:rsidRDefault="009C3167" w:rsidP="009C3167">
      <w:pPr>
        <w:pStyle w:val="Caption"/>
        <w:jc w:val="center"/>
        <w:rPr>
          <w:b w:val="0"/>
          <w:sz w:val="18"/>
        </w:rPr>
      </w:pPr>
      <w:r w:rsidRPr="009C3167">
        <w:rPr>
          <w:sz w:val="18"/>
        </w:rPr>
        <w:t xml:space="preserve">Fig. </w:t>
      </w:r>
      <w:r w:rsidRPr="009C3167">
        <w:rPr>
          <w:sz w:val="18"/>
        </w:rPr>
        <w:fldChar w:fldCharType="begin"/>
      </w:r>
      <w:r w:rsidRPr="009C3167">
        <w:rPr>
          <w:sz w:val="18"/>
        </w:rPr>
        <w:instrText xml:space="preserve"> SEQ Figure \* ARABIC </w:instrText>
      </w:r>
      <w:r w:rsidRPr="009C3167">
        <w:rPr>
          <w:sz w:val="18"/>
        </w:rPr>
        <w:fldChar w:fldCharType="separate"/>
      </w:r>
      <w:r w:rsidR="00E61767">
        <w:rPr>
          <w:noProof/>
          <w:sz w:val="18"/>
        </w:rPr>
        <w:t>3</w:t>
      </w:r>
      <w:r w:rsidRPr="009C3167">
        <w:rPr>
          <w:sz w:val="18"/>
        </w:rPr>
        <w:fldChar w:fldCharType="end"/>
      </w:r>
      <w:r w:rsidRPr="009C3167">
        <w:rPr>
          <w:sz w:val="18"/>
        </w:rPr>
        <w:t xml:space="preserve">. </w:t>
      </w:r>
      <w:r w:rsidRPr="009C3167">
        <w:rPr>
          <w:b w:val="0"/>
          <w:sz w:val="18"/>
        </w:rPr>
        <w:t>Simple environ</w:t>
      </w:r>
      <w:r w:rsidR="00904F77">
        <w:rPr>
          <w:b w:val="0"/>
          <w:sz w:val="18"/>
        </w:rPr>
        <w:t>ment overlaid with a grid Fig. 3(a)</w:t>
      </w:r>
      <w:r w:rsidR="0087119C">
        <w:rPr>
          <w:b w:val="0"/>
          <w:sz w:val="18"/>
        </w:rPr>
        <w:t xml:space="preserve"> and the corresponding two-</w:t>
      </w:r>
      <w:r w:rsidRPr="009C3167">
        <w:rPr>
          <w:b w:val="0"/>
          <w:sz w:val="18"/>
        </w:rPr>
        <w:t>dimensional matrix representing the o</w:t>
      </w:r>
      <w:r w:rsidR="00AF509C">
        <w:rPr>
          <w:b w:val="0"/>
          <w:sz w:val="18"/>
        </w:rPr>
        <w:t>ccupancy</w:t>
      </w:r>
      <w:r w:rsidRPr="009C3167">
        <w:rPr>
          <w:b w:val="0"/>
          <w:sz w:val="18"/>
        </w:rPr>
        <w:t xml:space="preserve"> grid of the environment</w:t>
      </w:r>
      <w:r w:rsidR="00AF509C">
        <w:rPr>
          <w:b w:val="0"/>
          <w:sz w:val="18"/>
        </w:rPr>
        <w:t xml:space="preserve"> </w:t>
      </w:r>
      <w:r w:rsidR="00904F77">
        <w:rPr>
          <w:b w:val="0"/>
          <w:sz w:val="18"/>
        </w:rPr>
        <w:t>Fig. 3(b)</w:t>
      </w:r>
    </w:p>
    <w:p w14:paraId="10418F9D" w14:textId="77777777" w:rsidR="009C3167" w:rsidRPr="009C3167" w:rsidRDefault="009C3167" w:rsidP="009C3167"/>
    <w:p w14:paraId="3E2F31A2" w14:textId="276200D6" w:rsidR="00F824A6" w:rsidRDefault="00AF509C" w:rsidP="00D4304C">
      <w:r>
        <w:t xml:space="preserve">The </w:t>
      </w:r>
      <w:r w:rsidR="00F824A6">
        <w:t>top</w:t>
      </w:r>
      <w:r w:rsidR="00D4304C" w:rsidRPr="00D4304C">
        <w:t xml:space="preserve"> </w:t>
      </w:r>
      <w:r w:rsidR="00F824A6">
        <w:t xml:space="preserve">of </w:t>
      </w:r>
      <w:r w:rsidR="00D4304C" w:rsidRPr="00D4304C">
        <w:t xml:space="preserve">Figure </w:t>
      </w:r>
      <w:r w:rsidR="00F83017">
        <w:t>3</w:t>
      </w:r>
      <w:r w:rsidR="00D4304C" w:rsidRPr="00D4304C">
        <w:t xml:space="preserve"> </w:t>
      </w:r>
      <w:r>
        <w:t xml:space="preserve">shows </w:t>
      </w:r>
      <w:r w:rsidR="00D4304C" w:rsidRPr="00D4304C">
        <w:t>a two-</w:t>
      </w:r>
      <w:r>
        <w:t>dimensional environment containing</w:t>
      </w:r>
      <w:r w:rsidR="00D4304C" w:rsidRPr="00D4304C">
        <w:t xml:space="preserve"> a triangle, a square, and a circle. </w:t>
      </w:r>
      <w:r w:rsidR="00727EB0">
        <w:t xml:space="preserve">The environment is segmented into a </w:t>
      </w:r>
      <w:r w:rsidR="00D4304C" w:rsidRPr="00D4304C">
        <w:t>grid</w:t>
      </w:r>
      <w:r w:rsidR="00727EB0">
        <w:t>.</w:t>
      </w:r>
      <w:r w:rsidR="00D4304C" w:rsidRPr="00D4304C">
        <w:t xml:space="preserve"> </w:t>
      </w:r>
      <w:r w:rsidR="00727EB0">
        <w:t xml:space="preserve"> </w:t>
      </w:r>
      <w:r w:rsidR="00D4304C" w:rsidRPr="00D4304C">
        <w:t xml:space="preserve">This grid correlates to </w:t>
      </w:r>
      <w:r>
        <w:t xml:space="preserve">the image on the </w:t>
      </w:r>
      <w:r w:rsidR="00F824A6">
        <w:t>bottom</w:t>
      </w:r>
      <w:r w:rsidR="00F83017">
        <w:t xml:space="preserve"> of Figure 3</w:t>
      </w:r>
      <w:r>
        <w:t>,</w:t>
      </w:r>
      <w:r w:rsidR="00D4304C" w:rsidRPr="00D4304C">
        <w:t xml:space="preserve"> which shows a two-dimensional matrix filled with numerical values rangi</w:t>
      </w:r>
      <w:r w:rsidR="00FF7D23">
        <w:t>ng from 0 to 1. A</w:t>
      </w:r>
      <w:r w:rsidR="00D4304C" w:rsidRPr="00D4304C">
        <w:t xml:space="preserve">reas in the </w:t>
      </w:r>
      <w:r w:rsidR="00FF7D23" w:rsidRPr="00D4304C">
        <w:t>environment</w:t>
      </w:r>
      <w:r w:rsidR="00D4304C" w:rsidRPr="00D4304C">
        <w:t xml:space="preserve"> that are completely filled, such as the center of the circle, have a corresponding value in the matrix of 1, while areas in the environment that are empty, such as the upper area of the environment, have a corresponding value in the matrix of 0</w:t>
      </w:r>
      <w:r w:rsidR="00FF7D23">
        <w:t xml:space="preserve">. Cells that are not completely filled have a value between 0 and 1. </w:t>
      </w:r>
    </w:p>
    <w:p w14:paraId="338FE526" w14:textId="77777777" w:rsidR="00FF7D23" w:rsidRDefault="00FF7D23" w:rsidP="00D4304C">
      <w:r>
        <w:t>These values represent the probability that the cell is occupied, so that a value of 0 shows there is a 0% probability that the cell is occupied, and a value of 1 shows there is a 100% probability that the cell is occupied.</w:t>
      </w:r>
    </w:p>
    <w:p w14:paraId="3256BFB8" w14:textId="77777777" w:rsidR="009B1D59" w:rsidRDefault="00D806F5" w:rsidP="009942DC">
      <w:pPr>
        <w:pStyle w:val="heading10"/>
      </w:pPr>
      <w:r>
        <w:t>6</w:t>
      </w:r>
      <w:r w:rsidR="009B1D59" w:rsidRPr="009A3755">
        <w:t xml:space="preserve">   </w:t>
      </w:r>
      <w:r w:rsidR="00D4304C">
        <w:t>Experimental Setup</w:t>
      </w:r>
    </w:p>
    <w:p w14:paraId="4505B250" w14:textId="0D33E784" w:rsidR="00D4304C" w:rsidRDefault="00D4304C" w:rsidP="00D4304C">
      <w:r>
        <w:t>The task of</w:t>
      </w:r>
      <w:r w:rsidR="00FF7D23">
        <w:t xml:space="preserve"> mapping an environment requires</w:t>
      </w:r>
      <w:r>
        <w:t xml:space="preserve"> translating the </w:t>
      </w:r>
      <w:r w:rsidR="00FF7D23">
        <w:t>odometer</w:t>
      </w:r>
      <w:r>
        <w:t xml:space="preserve"> and pro</w:t>
      </w:r>
      <w:r w:rsidR="00C837B0">
        <w:t>ximity sensor readings of the</w:t>
      </w:r>
      <w:r>
        <w:t xml:space="preserve"> robot into a map. The </w:t>
      </w:r>
      <w:proofErr w:type="spellStart"/>
      <w:r w:rsidR="00FF7D23">
        <w:t>Numpy</w:t>
      </w:r>
      <w:proofErr w:type="spellEnd"/>
      <w:r w:rsidR="00FF7D23">
        <w:t xml:space="preserve"> and </w:t>
      </w:r>
      <w:proofErr w:type="spellStart"/>
      <w:r w:rsidR="00FF7D23">
        <w:t>Matplotlib</w:t>
      </w:r>
      <w:proofErr w:type="spellEnd"/>
      <w:r w:rsidR="00FF7D23">
        <w:t xml:space="preserve"> graphical</w:t>
      </w:r>
      <w:r>
        <w:t xml:space="preserve"> libraries </w:t>
      </w:r>
      <w:r w:rsidR="00F37DBD">
        <w:t xml:space="preserve">helped to visualize </w:t>
      </w:r>
      <w:r>
        <w:t>the map.</w:t>
      </w:r>
    </w:p>
    <w:p w14:paraId="069670F2" w14:textId="45260DA6" w:rsidR="00D4304C" w:rsidRDefault="00D4304C" w:rsidP="00D4304C">
      <w:r>
        <w:t xml:space="preserve">Figure </w:t>
      </w:r>
      <w:r w:rsidR="00F83017">
        <w:t>4</w:t>
      </w:r>
      <w:r>
        <w:t xml:space="preserve"> shows a robot and an object in </w:t>
      </w:r>
      <w:r w:rsidR="000A1B55">
        <w:t>a</w:t>
      </w:r>
      <w:r>
        <w:t xml:space="preserve"> </w:t>
      </w:r>
      <w:r w:rsidR="00F37DBD">
        <w:t xml:space="preserve">global </w:t>
      </w:r>
      <w:r>
        <w:t>coordinate system. The robot’s current position (</w:t>
      </w:r>
      <w:proofErr w:type="spellStart"/>
      <w:r>
        <w:t>X_Robot</w:t>
      </w:r>
      <w:proofErr w:type="spellEnd"/>
      <w:r>
        <w:t xml:space="preserve">, </w:t>
      </w:r>
      <w:proofErr w:type="spellStart"/>
      <w:r>
        <w:t>Y_Robot</w:t>
      </w:r>
      <w:proofErr w:type="spellEnd"/>
      <w:r>
        <w:t xml:space="preserve">) is </w:t>
      </w:r>
      <w:r w:rsidR="00F37DBD">
        <w:t xml:space="preserve">assumed to be </w:t>
      </w:r>
      <w:r>
        <w:t xml:space="preserve">known. </w:t>
      </w:r>
      <w:r w:rsidR="004F7B2C">
        <w:t xml:space="preserve">The robot </w:t>
      </w:r>
      <w:r>
        <w:t xml:space="preserve">takes proximity sensor readings (Range, Bearing). </w:t>
      </w:r>
      <w:r w:rsidR="000A1B55">
        <w:t>The robot’s task is t</w:t>
      </w:r>
      <w:r w:rsidR="00AE1E08">
        <w:t>o determine the coordinates of the object (</w:t>
      </w:r>
      <w:proofErr w:type="spellStart"/>
      <w:r w:rsidR="00AE1E08">
        <w:t>X_Object</w:t>
      </w:r>
      <w:proofErr w:type="spellEnd"/>
      <w:r w:rsidR="00AE1E08">
        <w:t xml:space="preserve">, </w:t>
      </w:r>
      <w:proofErr w:type="spellStart"/>
      <w:r w:rsidR="00AE1E08">
        <w:t>Y_Object</w:t>
      </w:r>
      <w:proofErr w:type="spellEnd"/>
      <w:r w:rsidR="00AE1E08">
        <w:t>)</w:t>
      </w:r>
      <w:r w:rsidR="000A1B55">
        <w:t xml:space="preserve"> based on </w:t>
      </w:r>
      <w:r w:rsidR="00AE1E08">
        <w:t xml:space="preserve">the </w:t>
      </w:r>
      <w:r w:rsidR="000A1B55">
        <w:t xml:space="preserve">robot’s known data </w:t>
      </w:r>
      <w:r w:rsidR="00AE1E08">
        <w:t>(</w:t>
      </w:r>
      <w:proofErr w:type="spellStart"/>
      <w:r w:rsidR="00AE1E08">
        <w:t>X_Robot</w:t>
      </w:r>
      <w:proofErr w:type="spellEnd"/>
      <w:r w:rsidR="00AE1E08">
        <w:t xml:space="preserve">, </w:t>
      </w:r>
      <w:proofErr w:type="spellStart"/>
      <w:r w:rsidR="00AE1E08">
        <w:t>Y_Robot</w:t>
      </w:r>
      <w:proofErr w:type="spellEnd"/>
      <w:r w:rsidR="00AE1E08">
        <w:t>, Range, Bearing)</w:t>
      </w:r>
      <w:r w:rsidR="000A1B55">
        <w:t>.</w:t>
      </w:r>
    </w:p>
    <w:p w14:paraId="5477AB23" w14:textId="77777777" w:rsidR="00D4304C" w:rsidRDefault="00D4304C" w:rsidP="00D4304C"/>
    <w:p w14:paraId="0DED3289" w14:textId="77777777" w:rsidR="00FF7D23" w:rsidRDefault="00D635C4" w:rsidP="00FF7D23">
      <w:pPr>
        <w:keepNext/>
        <w:jc w:val="center"/>
      </w:pPr>
      <w:r>
        <w:rPr>
          <w:noProof/>
          <w:lang w:eastAsia="en-US"/>
        </w:rPr>
        <w:lastRenderedPageBreak/>
        <w:drawing>
          <wp:inline distT="0" distB="0" distL="0" distR="0" wp14:anchorId="3581764B" wp14:editId="42A3F875">
            <wp:extent cx="2783630" cy="26111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4451" t="24033" r="50432" b="17403"/>
                    <a:stretch/>
                  </pic:blipFill>
                  <pic:spPr bwMode="auto">
                    <a:xfrm>
                      <a:off x="0" y="0"/>
                      <a:ext cx="2784107" cy="2611638"/>
                    </a:xfrm>
                    <a:prstGeom prst="rect">
                      <a:avLst/>
                    </a:prstGeom>
                    <a:ln>
                      <a:noFill/>
                    </a:ln>
                    <a:extLst>
                      <a:ext uri="{53640926-AAD7-44d8-BBD7-CCE9431645EC}">
                        <a14:shadowObscured xmlns:a14="http://schemas.microsoft.com/office/drawing/2010/main"/>
                      </a:ext>
                    </a:extLst>
                  </pic:spPr>
                </pic:pic>
              </a:graphicData>
            </a:graphic>
          </wp:inline>
        </w:drawing>
      </w:r>
    </w:p>
    <w:p w14:paraId="5FB87CEC" w14:textId="77777777" w:rsidR="00D4304C" w:rsidRDefault="00FF7D23" w:rsidP="00FF7D23">
      <w:pPr>
        <w:pStyle w:val="Caption"/>
        <w:jc w:val="center"/>
        <w:rPr>
          <w:b w:val="0"/>
          <w:sz w:val="18"/>
        </w:rPr>
      </w:pPr>
      <w:r w:rsidRPr="00FF7D23">
        <w:rPr>
          <w:sz w:val="18"/>
        </w:rPr>
        <w:t xml:space="preserve">Fig. </w:t>
      </w:r>
      <w:r w:rsidRPr="00FF7D23">
        <w:rPr>
          <w:sz w:val="18"/>
        </w:rPr>
        <w:fldChar w:fldCharType="begin"/>
      </w:r>
      <w:r w:rsidRPr="00FF7D23">
        <w:rPr>
          <w:sz w:val="18"/>
        </w:rPr>
        <w:instrText xml:space="preserve"> SEQ Figure \* ARABIC </w:instrText>
      </w:r>
      <w:r w:rsidRPr="00FF7D23">
        <w:rPr>
          <w:sz w:val="18"/>
        </w:rPr>
        <w:fldChar w:fldCharType="separate"/>
      </w:r>
      <w:r w:rsidR="00E61767">
        <w:rPr>
          <w:noProof/>
          <w:sz w:val="18"/>
        </w:rPr>
        <w:t>4</w:t>
      </w:r>
      <w:r w:rsidRPr="00FF7D23">
        <w:rPr>
          <w:sz w:val="18"/>
        </w:rPr>
        <w:fldChar w:fldCharType="end"/>
      </w:r>
      <w:r w:rsidRPr="00FF7D23">
        <w:rPr>
          <w:sz w:val="18"/>
        </w:rPr>
        <w:t>.</w:t>
      </w:r>
      <w:r>
        <w:rPr>
          <w:sz w:val="18"/>
        </w:rPr>
        <w:t xml:space="preserve"> </w:t>
      </w:r>
      <w:r w:rsidR="005A7C1E" w:rsidRPr="005A7C1E">
        <w:rPr>
          <w:b w:val="0"/>
          <w:sz w:val="18"/>
        </w:rPr>
        <w:t>A robot sensing the location of an object</w:t>
      </w:r>
      <w:r w:rsidR="005A7C1E">
        <w:rPr>
          <w:b w:val="0"/>
          <w:sz w:val="18"/>
        </w:rPr>
        <w:t xml:space="preserve"> </w:t>
      </w:r>
      <w:r w:rsidR="00C837B0">
        <w:rPr>
          <w:b w:val="0"/>
          <w:sz w:val="18"/>
        </w:rPr>
        <w:t xml:space="preserve">within a coordinate system </w:t>
      </w:r>
      <w:r w:rsidR="005A7C1E" w:rsidRPr="005A7C1E">
        <w:rPr>
          <w:b w:val="0"/>
          <w:sz w:val="18"/>
        </w:rPr>
        <w:t>based on its position and sensor readings.</w:t>
      </w:r>
    </w:p>
    <w:p w14:paraId="439D4AB1" w14:textId="77777777" w:rsidR="00C837B0" w:rsidRDefault="00C837B0" w:rsidP="00C837B0"/>
    <w:p w14:paraId="044743CB" w14:textId="5154B1AD" w:rsidR="007507DC" w:rsidRDefault="00F37DBD" w:rsidP="00C837B0">
      <w:r>
        <w:t>Rigid body</w:t>
      </w:r>
      <w:r w:rsidR="00AE1E08">
        <w:t xml:space="preserve"> coordinate transformations are fully covered in [</w:t>
      </w:r>
      <w:r w:rsidR="003A1999">
        <w:t>11</w:t>
      </w:r>
      <w:r w:rsidR="00AE1E08">
        <w:t>]. The project simplified these transformations for a two-dimensional space</w:t>
      </w:r>
      <w:r>
        <w:t xml:space="preserve"> as follows</w:t>
      </w:r>
      <w:r w:rsidR="00AE1E08">
        <w:t xml:space="preserve">.  </w:t>
      </w:r>
      <w:r w:rsidR="00AC1EAC">
        <w:t xml:space="preserve">Equation 1 shows </w:t>
      </w:r>
      <w:r w:rsidR="007507DC">
        <w:t xml:space="preserve">the coordinates of the object with respect to the </w:t>
      </w:r>
      <w:r w:rsidR="007507DC" w:rsidRPr="007507DC">
        <w:t>robot</w:t>
      </w:r>
      <w:r w:rsidR="00AC1EAC">
        <w:t>.</w:t>
      </w:r>
      <w:r w:rsidR="00450DD5">
        <w:t xml:space="preserve"> </w:t>
      </w:r>
      <w:r w:rsidR="007507DC">
        <w:t xml:space="preserve">Equation 2 shows the coordinates of the object with respect to the </w:t>
      </w:r>
      <w:r>
        <w:t>global</w:t>
      </w:r>
      <w:r w:rsidR="007507DC">
        <w:t xml:space="preserve"> coordinate system. Both equations have been condensed into matrix form.</w:t>
      </w:r>
    </w:p>
    <w:p w14:paraId="3D006DE8" w14:textId="77777777" w:rsidR="00F37D4C" w:rsidRDefault="00F37D4C" w:rsidP="00C837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0"/>
        <w:gridCol w:w="473"/>
      </w:tblGrid>
      <w:tr w:rsidR="00AE1E08" w14:paraId="12704C36" w14:textId="77777777" w:rsidTr="00A626B2">
        <w:tc>
          <w:tcPr>
            <w:tcW w:w="6678" w:type="dxa"/>
          </w:tcPr>
          <w:p w14:paraId="548528BC" w14:textId="3B42EB7C" w:rsidR="00AE1E08" w:rsidRDefault="00E60936" w:rsidP="00D635C4">
            <w:pPr>
              <w:ind w:firstLine="0"/>
            </w:pPr>
            <m:oMathPara>
              <m:oMath>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sSub>
                            <m:sSubPr>
                              <m:ctrlPr>
                                <w:rPr>
                                  <w:rFonts w:ascii="Cambria Math" w:hAnsi="Cambria Math"/>
                                  <w:i/>
                                  <w:lang w:eastAsia="en-US"/>
                                </w:rPr>
                              </m:ctrlPr>
                            </m:sSubPr>
                            <m:e>
                              <m:r>
                                <w:rPr>
                                  <w:rFonts w:ascii="Cambria Math" w:hAnsi="Cambria Math"/>
                                  <w:lang w:eastAsia="en-US"/>
                                </w:rPr>
                                <m:t>x_object</m:t>
                              </m:r>
                            </m:e>
                            <m:sub>
                              <m:r>
                                <w:rPr>
                                  <w:rFonts w:ascii="Cambria Math" w:hAnsi="Cambria Math"/>
                                  <w:lang w:eastAsia="en-US"/>
                                </w:rPr>
                                <m:t>Relative</m:t>
                              </m:r>
                            </m:sub>
                          </m:sSub>
                        </m:e>
                      </m:mr>
                      <m:mr>
                        <m:e>
                          <m:sSub>
                            <m:sSubPr>
                              <m:ctrlPr>
                                <w:rPr>
                                  <w:rFonts w:ascii="Cambria Math" w:hAnsi="Cambria Math"/>
                                  <w:i/>
                                  <w:lang w:eastAsia="en-US"/>
                                </w:rPr>
                              </m:ctrlPr>
                            </m:sSubPr>
                            <m:e>
                              <m:r>
                                <w:rPr>
                                  <w:rFonts w:ascii="Cambria Math" w:hAnsi="Cambria Math"/>
                                  <w:lang w:eastAsia="en-US"/>
                                </w:rPr>
                                <m:t>y_object</m:t>
                              </m:r>
                            </m:e>
                            <m:sub>
                              <m:r>
                                <w:rPr>
                                  <w:rFonts w:ascii="Cambria Math" w:hAnsi="Cambria Math"/>
                                  <w:lang w:eastAsia="en-US"/>
                                </w:rPr>
                                <m:t>Relative</m:t>
                              </m:r>
                            </m:sub>
                          </m:sSub>
                        </m:e>
                      </m:mr>
                    </m:m>
                  </m:e>
                </m:d>
                <m:r>
                  <w:rPr>
                    <w:rFonts w:ascii="Cambria Math" w:hAnsi="Cambria Math"/>
                  </w:rPr>
                  <m:t>= Range ×</m:t>
                </m:r>
                <m:r>
                  <w:rPr>
                    <w:rFonts w:ascii="Cambria Math" w:hAnsi="Cambria Math"/>
                    <w:lang w:eastAsia="en-US"/>
                  </w:rPr>
                  <m:t xml:space="preserve"> </m:t>
                </m:r>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func>
                            <m:funcPr>
                              <m:ctrlPr>
                                <w:rPr>
                                  <w:rFonts w:ascii="Cambria Math" w:hAnsi="Cambria Math"/>
                                  <w:i/>
                                  <w:lang w:eastAsia="en-US"/>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lang w:eastAsia="en-US"/>
                                </w:rPr>
                              </m:ctrlPr>
                            </m:funcPr>
                            <m:fName>
                              <m:r>
                                <m:rPr>
                                  <m:sty m:val="p"/>
                                </m:rPr>
                                <w:rPr>
                                  <w:rFonts w:ascii="Cambria Math" w:hAnsi="Cambria Math"/>
                                </w:rPr>
                                <m:t>sin</m:t>
                              </m:r>
                            </m:fName>
                            <m:e>
                              <m:r>
                                <w:rPr>
                                  <w:rFonts w:ascii="Cambria Math" w:hAnsi="Cambria Math"/>
                                </w:rPr>
                                <m:t>θ</m:t>
                              </m:r>
                            </m:e>
                          </m:func>
                        </m:e>
                      </m:mr>
                    </m:m>
                  </m:e>
                </m:d>
              </m:oMath>
            </m:oMathPara>
          </w:p>
        </w:tc>
        <w:tc>
          <w:tcPr>
            <w:tcW w:w="455" w:type="dxa"/>
          </w:tcPr>
          <w:p w14:paraId="13788AC4" w14:textId="77777777" w:rsidR="00AE1E08" w:rsidRDefault="00AE1E08" w:rsidP="00AE1E08">
            <w:pPr>
              <w:ind w:firstLine="0"/>
            </w:pPr>
            <w:r>
              <w:t>(1)</w:t>
            </w:r>
          </w:p>
        </w:tc>
      </w:tr>
    </w:tbl>
    <w:p w14:paraId="79286045" w14:textId="77777777" w:rsidR="00AE1E08" w:rsidRDefault="00AE1E08" w:rsidP="00AE1E08">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0"/>
        <w:gridCol w:w="473"/>
      </w:tblGrid>
      <w:tr w:rsidR="00AE1E08" w14:paraId="0DE4FCC2" w14:textId="77777777" w:rsidTr="00A626B2">
        <w:tc>
          <w:tcPr>
            <w:tcW w:w="6678" w:type="dxa"/>
          </w:tcPr>
          <w:p w14:paraId="1D024129" w14:textId="30BDD6C2" w:rsidR="00AE1E08" w:rsidRDefault="00E60936" w:rsidP="000A1B55">
            <w:pPr>
              <w:ind w:firstLine="0"/>
            </w:pPr>
            <m:oMathPara>
              <m:oMath>
                <m:d>
                  <m:dPr>
                    <m:begChr m:val="["/>
                    <m:endChr m:val="]"/>
                    <m:ctrlPr>
                      <w:rPr>
                        <w:rFonts w:ascii="Cambria Math" w:eastAsiaTheme="minorHAnsi" w:hAnsi="Cambria Math" w:cstheme="minorBidi"/>
                        <w:i/>
                        <w:lang w:eastAsia="en-US"/>
                      </w:rPr>
                    </m:ctrlPr>
                  </m:dPr>
                  <m:e>
                    <m:m>
                      <m:mPr>
                        <m:mcs>
                          <m:mc>
                            <m:mcPr>
                              <m:count m:val="1"/>
                              <m:mcJc m:val="center"/>
                            </m:mcPr>
                          </m:mc>
                        </m:mcs>
                        <m:ctrlPr>
                          <w:rPr>
                            <w:rFonts w:ascii="Cambria Math" w:hAnsi="Cambria Math"/>
                            <w:i/>
                            <w:lang w:eastAsia="en-US"/>
                          </w:rPr>
                        </m:ctrlPr>
                      </m:mPr>
                      <m:mr>
                        <m:e>
                          <m:r>
                            <w:rPr>
                              <w:rFonts w:ascii="Cambria Math" w:hAnsi="Cambria Math"/>
                              <w:lang w:eastAsia="en-US"/>
                            </w:rPr>
                            <m:t>X_Object</m:t>
                          </m:r>
                        </m:e>
                      </m:mr>
                      <m:mr>
                        <m:e>
                          <m:r>
                            <w:rPr>
                              <w:rFonts w:ascii="Cambria Math" w:hAnsi="Cambria Math"/>
                              <w:lang w:eastAsia="en-US"/>
                            </w:rPr>
                            <m:t>Y_Object</m:t>
                          </m:r>
                        </m:e>
                      </m:mr>
                    </m:m>
                  </m:e>
                </m:d>
                <m:r>
                  <w:rPr>
                    <w:rFonts w:ascii="Cambria Math" w:hAnsi="Cambria Math"/>
                  </w:rPr>
                  <m:t xml:space="preserve">= </m:t>
                </m:r>
                <m:d>
                  <m:dPr>
                    <m:begChr m:val="["/>
                    <m:endChr m:val="]"/>
                    <m:ctrlPr>
                      <w:rPr>
                        <w:rFonts w:ascii="Cambria Math" w:eastAsiaTheme="minorHAnsi" w:hAnsi="Cambria Math" w:cstheme="minorBidi"/>
                        <w:i/>
                        <w:lang w:eastAsia="en-US"/>
                      </w:rPr>
                    </m:ctrlPr>
                  </m:dPr>
                  <m:e>
                    <m:m>
                      <m:mPr>
                        <m:mcs>
                          <m:mc>
                            <m:mcPr>
                              <m:count m:val="1"/>
                              <m:mcJc m:val="center"/>
                            </m:mcPr>
                          </m:mc>
                        </m:mcs>
                        <m:ctrlPr>
                          <w:rPr>
                            <w:rFonts w:ascii="Cambria Math" w:hAnsi="Cambria Math"/>
                            <w:i/>
                            <w:lang w:eastAsia="en-US"/>
                          </w:rPr>
                        </m:ctrlPr>
                      </m:mPr>
                      <m:mr>
                        <m:e>
                          <m:sSub>
                            <m:sSubPr>
                              <m:ctrlPr>
                                <w:rPr>
                                  <w:rFonts w:ascii="Cambria Math" w:hAnsi="Cambria Math"/>
                                  <w:i/>
                                  <w:lang w:eastAsia="en-US"/>
                                </w:rPr>
                              </m:ctrlPr>
                            </m:sSubPr>
                            <m:e>
                              <m:r>
                                <w:rPr>
                                  <w:rFonts w:ascii="Cambria Math" w:hAnsi="Cambria Math"/>
                                  <w:lang w:eastAsia="en-US"/>
                                </w:rPr>
                                <m:t>x_object</m:t>
                              </m:r>
                            </m:e>
                            <m:sub>
                              <m:r>
                                <w:rPr>
                                  <w:rFonts w:ascii="Cambria Math" w:hAnsi="Cambria Math"/>
                                  <w:lang w:eastAsia="en-US"/>
                                </w:rPr>
                                <m:t>Relative</m:t>
                              </m:r>
                            </m:sub>
                          </m:sSub>
                          <m:r>
                            <w:rPr>
                              <w:rFonts w:ascii="Cambria Math" w:hAnsi="Cambria Math"/>
                              <w:lang w:eastAsia="en-US"/>
                            </w:rPr>
                            <m:t>+X_Robot</m:t>
                          </m:r>
                        </m:e>
                      </m:mr>
                      <m:mr>
                        <m:e>
                          <m:sSub>
                            <m:sSubPr>
                              <m:ctrlPr>
                                <w:rPr>
                                  <w:rFonts w:ascii="Cambria Math" w:hAnsi="Cambria Math"/>
                                  <w:i/>
                                  <w:lang w:eastAsia="en-US"/>
                                </w:rPr>
                              </m:ctrlPr>
                            </m:sSubPr>
                            <m:e>
                              <m:r>
                                <w:rPr>
                                  <w:rFonts w:ascii="Cambria Math" w:hAnsi="Cambria Math"/>
                                  <w:lang w:eastAsia="en-US"/>
                                </w:rPr>
                                <m:t>y_object</m:t>
                              </m:r>
                            </m:e>
                            <m:sub>
                              <m:r>
                                <w:rPr>
                                  <w:rFonts w:ascii="Cambria Math" w:hAnsi="Cambria Math"/>
                                  <w:lang w:eastAsia="en-US"/>
                                </w:rPr>
                                <m:t>Relative</m:t>
                              </m:r>
                            </m:sub>
                          </m:sSub>
                          <m:r>
                            <w:rPr>
                              <w:rFonts w:ascii="Cambria Math" w:hAnsi="Cambria Math"/>
                              <w:lang w:eastAsia="en-US"/>
                            </w:rPr>
                            <m:t>+Y_Robot</m:t>
                          </m:r>
                        </m:e>
                      </m:mr>
                    </m:m>
                  </m:e>
                </m:d>
              </m:oMath>
            </m:oMathPara>
          </w:p>
        </w:tc>
        <w:tc>
          <w:tcPr>
            <w:tcW w:w="455" w:type="dxa"/>
          </w:tcPr>
          <w:p w14:paraId="7A8A92BD" w14:textId="77777777" w:rsidR="00AE1E08" w:rsidRDefault="00AE1E08" w:rsidP="00AE1E08">
            <w:pPr>
              <w:ind w:firstLine="0"/>
              <w:jc w:val="right"/>
              <w:rPr>
                <w:rFonts w:eastAsia="Times New Roman"/>
                <w:sz w:val="20"/>
                <w:szCs w:val="20"/>
              </w:rPr>
            </w:pPr>
            <w:r>
              <w:t>(2)</w:t>
            </w:r>
          </w:p>
          <w:p w14:paraId="312C5C7D" w14:textId="77777777" w:rsidR="00AE1E08" w:rsidRDefault="00AE1E08" w:rsidP="00AE1E08">
            <w:pPr>
              <w:ind w:firstLine="0"/>
            </w:pPr>
          </w:p>
        </w:tc>
      </w:tr>
    </w:tbl>
    <w:p w14:paraId="24C14DAF" w14:textId="77777777" w:rsidR="00AC1EAC" w:rsidRDefault="00F37D4C" w:rsidP="00C837B0">
      <w:r>
        <w:t xml:space="preserve"> </w:t>
      </w:r>
    </w:p>
    <w:p w14:paraId="7DE4A824" w14:textId="78E9AF3A" w:rsidR="000A1B55" w:rsidRPr="00863B22" w:rsidRDefault="00863B22" w:rsidP="00C837B0">
      <w:r>
        <w:t xml:space="preserve">In these equations, </w:t>
      </w:r>
      <w:proofErr w:type="spellStart"/>
      <w:r>
        <w:t>x_object</w:t>
      </w:r>
      <w:r>
        <w:rPr>
          <w:vertAlign w:val="subscript"/>
        </w:rPr>
        <w:t>Relative</w:t>
      </w:r>
      <w:proofErr w:type="spellEnd"/>
      <w:r>
        <w:rPr>
          <w:vertAlign w:val="subscript"/>
        </w:rPr>
        <w:t xml:space="preserve"> </w:t>
      </w:r>
      <w:r>
        <w:t xml:space="preserve">and </w:t>
      </w:r>
      <w:proofErr w:type="spellStart"/>
      <w:r>
        <w:t>y_object</w:t>
      </w:r>
      <w:r>
        <w:rPr>
          <w:vertAlign w:val="subscript"/>
        </w:rPr>
        <w:t>Relative</w:t>
      </w:r>
      <w:proofErr w:type="spellEnd"/>
      <w:r>
        <w:rPr>
          <w:vertAlign w:val="subscript"/>
        </w:rPr>
        <w:t xml:space="preserve"> </w:t>
      </w:r>
      <w:r>
        <w:t xml:space="preserve">describe the position of the object </w:t>
      </w:r>
      <w:r w:rsidRPr="00863B22">
        <w:rPr>
          <w:i/>
        </w:rPr>
        <w:t>relative to the robot</w:t>
      </w:r>
      <w:r>
        <w:t xml:space="preserve">. Range refers to the numerical reading obtained from a proximity sensor on the robot. The value </w:t>
      </w:r>
      <w:r>
        <w:rPr>
          <w:rFonts w:cs="Times"/>
        </w:rPr>
        <w:t>θ</w:t>
      </w:r>
      <w:r>
        <w:t xml:space="preserve"> is the angle of the proximity sensor within the global coordinate system.</w:t>
      </w:r>
      <w:r w:rsidR="00C45DBD">
        <w:t xml:space="preserve"> </w:t>
      </w:r>
      <w:proofErr w:type="spellStart"/>
      <w:r w:rsidR="00C45DBD">
        <w:t>X_Object</w:t>
      </w:r>
      <w:proofErr w:type="spellEnd"/>
      <w:r w:rsidR="00C45DBD">
        <w:rPr>
          <w:vertAlign w:val="subscript"/>
        </w:rPr>
        <w:t xml:space="preserve"> </w:t>
      </w:r>
      <w:r w:rsidR="00C45DBD">
        <w:t xml:space="preserve">and </w:t>
      </w:r>
      <w:proofErr w:type="spellStart"/>
      <w:r w:rsidR="00C45DBD">
        <w:t>Y_Object</w:t>
      </w:r>
      <w:proofErr w:type="spellEnd"/>
      <w:r w:rsidR="00C45DBD">
        <w:rPr>
          <w:vertAlign w:val="subscript"/>
        </w:rPr>
        <w:t xml:space="preserve"> </w:t>
      </w:r>
      <w:r w:rsidR="00C45DBD">
        <w:t xml:space="preserve">describe the position of the object within the global coordinate system, and </w:t>
      </w:r>
      <w:proofErr w:type="spellStart"/>
      <w:r w:rsidR="00C45DBD">
        <w:t>X_Robot</w:t>
      </w:r>
      <w:proofErr w:type="spellEnd"/>
      <w:r w:rsidR="00C45DBD">
        <w:rPr>
          <w:vertAlign w:val="subscript"/>
        </w:rPr>
        <w:t xml:space="preserve"> </w:t>
      </w:r>
      <w:r w:rsidR="00C45DBD">
        <w:t xml:space="preserve">and </w:t>
      </w:r>
      <w:proofErr w:type="spellStart"/>
      <w:r w:rsidR="00C45DBD">
        <w:t>Y_Robot</w:t>
      </w:r>
      <w:proofErr w:type="spellEnd"/>
      <w:r w:rsidR="00C45DBD">
        <w:rPr>
          <w:vertAlign w:val="subscript"/>
        </w:rPr>
        <w:t xml:space="preserve"> </w:t>
      </w:r>
      <w:r w:rsidR="00C45DBD">
        <w:t>describe the position of the robot within the global coordinate system.</w:t>
      </w:r>
    </w:p>
    <w:p w14:paraId="467D75AF" w14:textId="1B4BF4C4" w:rsidR="00AE1E08" w:rsidRDefault="00450DD5" w:rsidP="00C837B0">
      <w:pPr>
        <w:rPr>
          <w:rFonts w:cs="Times"/>
        </w:rPr>
      </w:pPr>
      <w:r>
        <w:t xml:space="preserve">To determine the coordinates of an object within </w:t>
      </w:r>
      <w:r w:rsidR="00C45DBD">
        <w:t>a coordinate system</w:t>
      </w:r>
      <w:r>
        <w:t xml:space="preserve"> first the position of the object with respect to the robot is determined. </w:t>
      </w:r>
      <w:r w:rsidR="00F83017">
        <w:t>For the object in Figure 4</w:t>
      </w:r>
      <w:r w:rsidR="007507DC">
        <w:t xml:space="preserve">, this means using the numerical </w:t>
      </w:r>
      <w:r w:rsidR="00C45DBD">
        <w:t>reading</w:t>
      </w:r>
      <w:r w:rsidR="007507DC">
        <w:t xml:space="preserve"> of the </w:t>
      </w:r>
      <w:r w:rsidR="00C45DBD">
        <w:t>proximity</w:t>
      </w:r>
      <w:r w:rsidR="007507DC">
        <w:t xml:space="preserve"> sensor that registers the object and the </w:t>
      </w:r>
      <w:r w:rsidR="00C45DBD">
        <w:t>value</w:t>
      </w:r>
      <w:r w:rsidR="007507DC">
        <w:t xml:space="preserve"> </w:t>
      </w:r>
      <w:r w:rsidR="007507DC">
        <w:rPr>
          <w:rFonts w:cs="Times"/>
        </w:rPr>
        <w:t>θ</w:t>
      </w:r>
      <w:r w:rsidR="00A626B2">
        <w:rPr>
          <w:rFonts w:cs="Times"/>
        </w:rPr>
        <w:t xml:space="preserve"> of the</w:t>
      </w:r>
      <w:r w:rsidR="00C45DBD">
        <w:rPr>
          <w:rFonts w:cs="Times"/>
        </w:rPr>
        <w:t xml:space="preserve"> angle of this proximity sensor within the global coordinate system</w:t>
      </w:r>
      <w:r w:rsidR="00A626B2">
        <w:rPr>
          <w:rFonts w:cs="Times"/>
        </w:rPr>
        <w:t xml:space="preserve"> and </w:t>
      </w:r>
      <w:r w:rsidR="00EA3688">
        <w:rPr>
          <w:rFonts w:cs="Times"/>
        </w:rPr>
        <w:t>applying these values to</w:t>
      </w:r>
      <w:r w:rsidR="00A626B2">
        <w:rPr>
          <w:rFonts w:cs="Times"/>
        </w:rPr>
        <w:t xml:space="preserve"> Equation 1. This then gives the coordinates of the object with respect to the robot.</w:t>
      </w:r>
    </w:p>
    <w:p w14:paraId="561899CF" w14:textId="3C1D5C4C" w:rsidR="00A626B2" w:rsidRPr="00A626B2" w:rsidRDefault="00A626B2" w:rsidP="00C837B0">
      <w:r>
        <w:rPr>
          <w:rFonts w:cs="Times"/>
        </w:rPr>
        <w:lastRenderedPageBreak/>
        <w:t xml:space="preserve">The next step is to </w:t>
      </w:r>
      <w:r w:rsidR="00C45DBD">
        <w:rPr>
          <w:rFonts w:cs="Times"/>
        </w:rPr>
        <w:t>localize</w:t>
      </w:r>
      <w:r>
        <w:rPr>
          <w:rFonts w:cs="Times"/>
        </w:rPr>
        <w:t xml:space="preserve"> the object within the </w:t>
      </w:r>
      <w:r w:rsidR="00C45DBD">
        <w:rPr>
          <w:rFonts w:cs="Times"/>
        </w:rPr>
        <w:t>global</w:t>
      </w:r>
      <w:r>
        <w:rPr>
          <w:rFonts w:cs="Times"/>
        </w:rPr>
        <w:t xml:space="preserve"> coordinate system. This is a simple matter of adding the coordinates of the object relative to the robot (</w:t>
      </w:r>
      <w:proofErr w:type="spellStart"/>
      <w:r w:rsidR="00C45DBD">
        <w:t>x_object</w:t>
      </w:r>
      <w:r w:rsidR="00C45DBD">
        <w:rPr>
          <w:vertAlign w:val="subscript"/>
        </w:rPr>
        <w:t>Relative</w:t>
      </w:r>
      <w:proofErr w:type="spellEnd"/>
      <w:r w:rsidR="00C45DBD">
        <w:t xml:space="preserve">, </w:t>
      </w:r>
      <w:proofErr w:type="spellStart"/>
      <w:r w:rsidR="00C45DBD">
        <w:t>y_object</w:t>
      </w:r>
      <w:r w:rsidR="00C45DBD">
        <w:rPr>
          <w:vertAlign w:val="subscript"/>
        </w:rPr>
        <w:t>Relative</w:t>
      </w:r>
      <w:proofErr w:type="spellEnd"/>
      <w:r>
        <w:t>) to the coordinates of the robot (</w:t>
      </w:r>
      <w:proofErr w:type="spellStart"/>
      <w:r>
        <w:t>X_Robot</w:t>
      </w:r>
      <w:proofErr w:type="spellEnd"/>
      <w:r>
        <w:t xml:space="preserve">, </w:t>
      </w:r>
      <w:proofErr w:type="spellStart"/>
      <w:r>
        <w:t>Y_Robot</w:t>
      </w:r>
      <w:proofErr w:type="spellEnd"/>
      <w:r>
        <w:t>).</w:t>
      </w:r>
    </w:p>
    <w:p w14:paraId="08D16EDF" w14:textId="77777777" w:rsidR="00E03789" w:rsidRDefault="00E03789" w:rsidP="00E03789">
      <w:r>
        <w:t>For the project, the E-Puck robot could determine its position and bearing by means of the odometers in both of its wheels. The E-Puc</w:t>
      </w:r>
      <w:r w:rsidR="00EA3688">
        <w:t>k robot’s eight infra</w:t>
      </w:r>
      <w:r>
        <w:t>red sensors gave the ran</w:t>
      </w:r>
      <w:r w:rsidR="00C837B0">
        <w:t xml:space="preserve">ge of a </w:t>
      </w:r>
      <w:r w:rsidR="00134273">
        <w:t xml:space="preserve">detected </w:t>
      </w:r>
      <w:r w:rsidR="00C837B0">
        <w:t>object up to 6</w:t>
      </w:r>
      <w:r>
        <w:t xml:space="preserve"> cm away. The bearing of each proximity sensor reading was determined by two factors. First, the bearing of the E-Puck robot itself was determined, once again by the odometers in the wheels. Second, each of the eight sensors was positioned at a specific angle along the E-Puck robot. </w:t>
      </w:r>
      <w:r w:rsidR="00C837B0">
        <w:t xml:space="preserve">The angle on the E-Puck robot of a specific sensor was </w:t>
      </w:r>
      <w:r>
        <w:t>added as an offset to the beari</w:t>
      </w:r>
      <w:r w:rsidR="00F83017">
        <w:t>ng of the E-Puck robot. Figure 5</w:t>
      </w:r>
      <w:r>
        <w:t xml:space="preserve"> shows the angles of separation of each of the infrared sensors on the E-Puck.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gridCol w:w="545"/>
      </w:tblGrid>
      <w:tr w:rsidR="00016CB7" w14:paraId="5D98B1CE" w14:textId="77777777" w:rsidTr="00016CB7">
        <w:tc>
          <w:tcPr>
            <w:tcW w:w="6588" w:type="dxa"/>
          </w:tcPr>
          <w:p w14:paraId="65971E3A" w14:textId="77777777" w:rsidR="00016CB7" w:rsidRDefault="00016CB7" w:rsidP="00016CB7">
            <w:pPr>
              <w:ind w:firstLine="0"/>
            </w:pPr>
          </w:p>
        </w:tc>
        <w:tc>
          <w:tcPr>
            <w:tcW w:w="545" w:type="dxa"/>
          </w:tcPr>
          <w:p w14:paraId="716F8044" w14:textId="77777777" w:rsidR="00016CB7" w:rsidRDefault="00016CB7" w:rsidP="00016CB7">
            <w:pPr>
              <w:ind w:firstLine="0"/>
              <w:jc w:val="right"/>
            </w:pPr>
          </w:p>
        </w:tc>
      </w:tr>
    </w:tbl>
    <w:p w14:paraId="45EA047A" w14:textId="77777777" w:rsidR="005A7C1E" w:rsidRDefault="00D6143B" w:rsidP="005A7C1E">
      <w:pPr>
        <w:keepNext/>
        <w:jc w:val="center"/>
      </w:pPr>
      <w:r>
        <w:rPr>
          <w:noProof/>
          <w:lang w:eastAsia="en-US"/>
        </w:rPr>
        <w:drawing>
          <wp:inline distT="0" distB="0" distL="0" distR="0" wp14:anchorId="277F78D9" wp14:editId="604BD63A">
            <wp:extent cx="2777490" cy="2613660"/>
            <wp:effectExtent l="0" t="0" r="381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l="6775" t="23041" r="56996" b="16217"/>
                    <a:stretch>
                      <a:fillRect/>
                    </a:stretch>
                  </pic:blipFill>
                  <pic:spPr bwMode="auto">
                    <a:xfrm>
                      <a:off x="0" y="0"/>
                      <a:ext cx="2777490" cy="2613660"/>
                    </a:xfrm>
                    <a:prstGeom prst="rect">
                      <a:avLst/>
                    </a:prstGeom>
                    <a:noFill/>
                    <a:ln>
                      <a:noFill/>
                    </a:ln>
                  </pic:spPr>
                </pic:pic>
              </a:graphicData>
            </a:graphic>
          </wp:inline>
        </w:drawing>
      </w:r>
    </w:p>
    <w:p w14:paraId="3DBA9197" w14:textId="602EACA8" w:rsidR="00D4304C" w:rsidRPr="005A7C1E" w:rsidRDefault="005A7C1E" w:rsidP="005A7C1E">
      <w:pPr>
        <w:pStyle w:val="Caption"/>
        <w:jc w:val="center"/>
        <w:rPr>
          <w:sz w:val="18"/>
        </w:rPr>
      </w:pPr>
      <w:r w:rsidRPr="005A7C1E">
        <w:rPr>
          <w:sz w:val="18"/>
        </w:rPr>
        <w:t xml:space="preserve">Fig. </w:t>
      </w:r>
      <w:r w:rsidRPr="005A7C1E">
        <w:rPr>
          <w:sz w:val="18"/>
        </w:rPr>
        <w:fldChar w:fldCharType="begin"/>
      </w:r>
      <w:r w:rsidRPr="005A7C1E">
        <w:rPr>
          <w:sz w:val="18"/>
        </w:rPr>
        <w:instrText xml:space="preserve"> SEQ Figure \* ARABIC </w:instrText>
      </w:r>
      <w:r w:rsidRPr="005A7C1E">
        <w:rPr>
          <w:sz w:val="18"/>
        </w:rPr>
        <w:fldChar w:fldCharType="separate"/>
      </w:r>
      <w:r w:rsidR="00E61767">
        <w:rPr>
          <w:noProof/>
          <w:sz w:val="18"/>
        </w:rPr>
        <w:t>5</w:t>
      </w:r>
      <w:r w:rsidRPr="005A7C1E">
        <w:rPr>
          <w:sz w:val="18"/>
        </w:rPr>
        <w:fldChar w:fldCharType="end"/>
      </w:r>
      <w:r w:rsidRPr="005A7C1E">
        <w:rPr>
          <w:sz w:val="18"/>
        </w:rPr>
        <w:t xml:space="preserve">. </w:t>
      </w:r>
      <w:r w:rsidRPr="005A7C1E">
        <w:rPr>
          <w:b w:val="0"/>
          <w:sz w:val="18"/>
        </w:rPr>
        <w:t xml:space="preserve">Overhead view of an E-Puck robot with the </w:t>
      </w:r>
      <w:r>
        <w:rPr>
          <w:b w:val="0"/>
          <w:sz w:val="18"/>
        </w:rPr>
        <w:t xml:space="preserve">                                                         </w:t>
      </w:r>
      <w:r w:rsidRPr="005A7C1E">
        <w:rPr>
          <w:b w:val="0"/>
          <w:sz w:val="18"/>
        </w:rPr>
        <w:t>angles between proximity sensors labeled</w:t>
      </w:r>
      <w:r w:rsidR="00F778B8">
        <w:rPr>
          <w:b w:val="0"/>
          <w:sz w:val="18"/>
        </w:rPr>
        <w:t xml:space="preserve"> (from [12])</w:t>
      </w:r>
    </w:p>
    <w:p w14:paraId="39701C75" w14:textId="77777777" w:rsidR="00D4304C" w:rsidRDefault="00D4304C" w:rsidP="00D4304C"/>
    <w:p w14:paraId="1D007CBD" w14:textId="77777777" w:rsidR="00D4304C" w:rsidRDefault="00D4304C" w:rsidP="00D4304C">
      <w:r>
        <w:t xml:space="preserve">In the lab, a physical environment 4 feet long by 4 feet wide (1.22m by 1.22m) was arranged. Figure </w:t>
      </w:r>
      <w:r w:rsidR="00F83017">
        <w:t>6</w:t>
      </w:r>
      <w:r>
        <w:t xml:space="preserve"> illustrates the physical environment. Likewise, a virtual environment was created in Stage that approximated the physical environment in both the dimensions specified and the arrangement of the shapes. Figure </w:t>
      </w:r>
      <w:r w:rsidR="00F83017">
        <w:t>7</w:t>
      </w:r>
      <w:r>
        <w:t xml:space="preserve"> illustrates the virtual environment.</w:t>
      </w:r>
    </w:p>
    <w:p w14:paraId="36BE1608" w14:textId="77777777" w:rsidR="00D4304C" w:rsidRDefault="00D4304C" w:rsidP="00D4304C"/>
    <w:p w14:paraId="356013AA" w14:textId="77777777" w:rsidR="00E03789" w:rsidRDefault="00D6143B" w:rsidP="00E03789">
      <w:pPr>
        <w:keepNext/>
        <w:ind w:firstLine="0"/>
        <w:jc w:val="center"/>
      </w:pPr>
      <w:r>
        <w:rPr>
          <w:noProof/>
          <w:lang w:eastAsia="en-US"/>
        </w:rPr>
        <w:lastRenderedPageBreak/>
        <w:drawing>
          <wp:inline distT="0" distB="0" distL="0" distR="0" wp14:anchorId="58664E27" wp14:editId="67D11B43">
            <wp:extent cx="2566035" cy="2531745"/>
            <wp:effectExtent l="0" t="0" r="5715" b="1905"/>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6">
                      <a:clrChange>
                        <a:clrFrom>
                          <a:srgbClr val="FFFFFF"/>
                        </a:clrFrom>
                        <a:clrTo>
                          <a:srgbClr val="FFFFFF">
                            <a:alpha val="0"/>
                          </a:srgbClr>
                        </a:clrTo>
                      </a:clrChange>
                      <a:lum bright="20000" contrast="20000"/>
                      <a:extLst>
                        <a:ext uri="{28A0092B-C50C-407E-A947-70E740481C1C}">
                          <a14:useLocalDpi xmlns:a14="http://schemas.microsoft.com/office/drawing/2010/main" val="0"/>
                        </a:ext>
                      </a:extLst>
                    </a:blip>
                    <a:srcRect/>
                    <a:stretch>
                      <a:fillRect/>
                    </a:stretch>
                  </pic:blipFill>
                  <pic:spPr bwMode="auto">
                    <a:xfrm>
                      <a:off x="0" y="0"/>
                      <a:ext cx="2566035" cy="2531745"/>
                    </a:xfrm>
                    <a:prstGeom prst="rect">
                      <a:avLst/>
                    </a:prstGeom>
                    <a:noFill/>
                    <a:ln>
                      <a:noFill/>
                    </a:ln>
                  </pic:spPr>
                </pic:pic>
              </a:graphicData>
            </a:graphic>
          </wp:inline>
        </w:drawing>
      </w:r>
    </w:p>
    <w:p w14:paraId="41DF23AB" w14:textId="77777777" w:rsidR="00E03789" w:rsidRDefault="00E03789" w:rsidP="00E03789">
      <w:pPr>
        <w:pStyle w:val="Caption"/>
        <w:jc w:val="center"/>
        <w:rPr>
          <w:b w:val="0"/>
          <w:sz w:val="18"/>
        </w:rPr>
      </w:pPr>
      <w:r w:rsidRPr="00E03789">
        <w:rPr>
          <w:sz w:val="18"/>
        </w:rPr>
        <w:t xml:space="preserve">Fig. </w:t>
      </w:r>
      <w:r w:rsidRPr="00E03789">
        <w:rPr>
          <w:sz w:val="18"/>
        </w:rPr>
        <w:fldChar w:fldCharType="begin"/>
      </w:r>
      <w:r w:rsidRPr="00E03789">
        <w:rPr>
          <w:sz w:val="18"/>
        </w:rPr>
        <w:instrText xml:space="preserve"> SEQ Figure \* ARABIC </w:instrText>
      </w:r>
      <w:r w:rsidRPr="00E03789">
        <w:rPr>
          <w:sz w:val="18"/>
        </w:rPr>
        <w:fldChar w:fldCharType="separate"/>
      </w:r>
      <w:r w:rsidR="00E61767">
        <w:rPr>
          <w:noProof/>
          <w:sz w:val="18"/>
        </w:rPr>
        <w:t>6</w:t>
      </w:r>
      <w:r w:rsidRPr="00E03789">
        <w:rPr>
          <w:sz w:val="18"/>
        </w:rPr>
        <w:fldChar w:fldCharType="end"/>
      </w:r>
      <w:r w:rsidRPr="00E03789">
        <w:rPr>
          <w:sz w:val="18"/>
        </w:rPr>
        <w:t>.</w:t>
      </w:r>
      <w:r>
        <w:rPr>
          <w:sz w:val="18"/>
        </w:rPr>
        <w:t xml:space="preserve"> </w:t>
      </w:r>
      <w:r w:rsidRPr="00E03789">
        <w:rPr>
          <w:b w:val="0"/>
          <w:sz w:val="18"/>
        </w:rPr>
        <w:t>Picture of the physical environment used for mapping</w:t>
      </w:r>
      <w:r w:rsidR="000236D9">
        <w:rPr>
          <w:b w:val="0"/>
          <w:sz w:val="18"/>
        </w:rPr>
        <w:t>. The E-Puck robot is seen in the bottom left.</w:t>
      </w:r>
    </w:p>
    <w:p w14:paraId="286838D4" w14:textId="77777777" w:rsidR="00F83017" w:rsidRPr="00F83017" w:rsidRDefault="00F83017" w:rsidP="00F83017"/>
    <w:p w14:paraId="4158F176" w14:textId="77777777" w:rsidR="00E03789" w:rsidRPr="00E03789" w:rsidRDefault="00D6143B" w:rsidP="00E03789">
      <w:pPr>
        <w:keepNext/>
        <w:ind w:firstLine="0"/>
        <w:jc w:val="center"/>
        <w:rPr>
          <w:sz w:val="18"/>
        </w:rPr>
      </w:pPr>
      <w:r>
        <w:rPr>
          <w:noProof/>
          <w:sz w:val="18"/>
          <w:lang w:eastAsia="en-US"/>
        </w:rPr>
        <w:drawing>
          <wp:inline distT="0" distB="0" distL="0" distR="0" wp14:anchorId="5C0FC529" wp14:editId="616FDC7C">
            <wp:extent cx="2517775" cy="24701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contrast="-40000"/>
                              </a14:imgEffect>
                            </a14:imgLayer>
                          </a14:imgProps>
                        </a:ext>
                        <a:ext uri="{28A0092B-C50C-407E-A947-70E740481C1C}">
                          <a14:useLocalDpi xmlns:a14="http://schemas.microsoft.com/office/drawing/2010/main" val="0"/>
                        </a:ext>
                      </a:extLst>
                    </a:blip>
                    <a:srcRect l="50397" t="16010" r="28584" b="9865"/>
                    <a:stretch>
                      <a:fillRect/>
                    </a:stretch>
                  </pic:blipFill>
                  <pic:spPr bwMode="auto">
                    <a:xfrm>
                      <a:off x="0" y="0"/>
                      <a:ext cx="2517775" cy="2470150"/>
                    </a:xfrm>
                    <a:prstGeom prst="rect">
                      <a:avLst/>
                    </a:prstGeom>
                    <a:noFill/>
                    <a:ln>
                      <a:noFill/>
                    </a:ln>
                  </pic:spPr>
                </pic:pic>
              </a:graphicData>
            </a:graphic>
          </wp:inline>
        </w:drawing>
      </w:r>
    </w:p>
    <w:p w14:paraId="0C340A8C" w14:textId="77777777" w:rsidR="00D4304C" w:rsidRPr="00E03789" w:rsidRDefault="00E03789" w:rsidP="00E03789">
      <w:pPr>
        <w:pStyle w:val="Caption"/>
        <w:jc w:val="center"/>
        <w:rPr>
          <w:noProof/>
          <w:sz w:val="18"/>
          <w:lang w:eastAsia="en-US"/>
        </w:rPr>
      </w:pPr>
      <w:r w:rsidRPr="00E03789">
        <w:rPr>
          <w:sz w:val="18"/>
        </w:rPr>
        <w:t xml:space="preserve">Fig. </w:t>
      </w:r>
      <w:r w:rsidRPr="00E03789">
        <w:rPr>
          <w:sz w:val="18"/>
        </w:rPr>
        <w:fldChar w:fldCharType="begin"/>
      </w:r>
      <w:r w:rsidRPr="00E03789">
        <w:rPr>
          <w:sz w:val="18"/>
        </w:rPr>
        <w:instrText xml:space="preserve"> SEQ Figure \* ARABIC </w:instrText>
      </w:r>
      <w:r w:rsidRPr="00E03789">
        <w:rPr>
          <w:sz w:val="18"/>
        </w:rPr>
        <w:fldChar w:fldCharType="separate"/>
      </w:r>
      <w:r w:rsidR="00E61767">
        <w:rPr>
          <w:noProof/>
          <w:sz w:val="18"/>
        </w:rPr>
        <w:t>7</w:t>
      </w:r>
      <w:r w:rsidRPr="00E03789">
        <w:rPr>
          <w:sz w:val="18"/>
        </w:rPr>
        <w:fldChar w:fldCharType="end"/>
      </w:r>
      <w:r w:rsidRPr="00E03789">
        <w:rPr>
          <w:sz w:val="18"/>
        </w:rPr>
        <w:t>.</w:t>
      </w:r>
      <w:r>
        <w:rPr>
          <w:sz w:val="18"/>
        </w:rPr>
        <w:t xml:space="preserve"> </w:t>
      </w:r>
      <w:r w:rsidRPr="00E03789">
        <w:rPr>
          <w:b w:val="0"/>
          <w:sz w:val="18"/>
        </w:rPr>
        <w:t xml:space="preserve">Picture of the </w:t>
      </w:r>
      <w:r>
        <w:rPr>
          <w:b w:val="0"/>
          <w:sz w:val="18"/>
        </w:rPr>
        <w:t>virtual</w:t>
      </w:r>
      <w:r w:rsidRPr="00E03789">
        <w:rPr>
          <w:b w:val="0"/>
          <w:sz w:val="18"/>
        </w:rPr>
        <w:t xml:space="preserve"> environment used for mapping</w:t>
      </w:r>
      <w:r w:rsidR="000236D9">
        <w:rPr>
          <w:b w:val="0"/>
          <w:sz w:val="18"/>
        </w:rPr>
        <w:t>. The E-Puck robot is seen in the bottom left with eight proximity sensors “rays.”</w:t>
      </w:r>
    </w:p>
    <w:p w14:paraId="438545B2" w14:textId="26BC8AC5" w:rsidR="00BA4CD5" w:rsidRPr="000F2C3A" w:rsidRDefault="00D806F5" w:rsidP="00BA4CD5">
      <w:pPr>
        <w:pStyle w:val="heading10"/>
      </w:pPr>
      <w:r w:rsidRPr="000F2C3A">
        <w:t>7</w:t>
      </w:r>
      <w:r w:rsidR="00BA4CD5" w:rsidRPr="000F2C3A">
        <w:t xml:space="preserve">   </w:t>
      </w:r>
      <w:r w:rsidR="00C45DBD">
        <w:t>Results of Mapping</w:t>
      </w:r>
    </w:p>
    <w:p w14:paraId="6ACF9747" w14:textId="77777777" w:rsidR="00BA4CD5" w:rsidRPr="00BA4CD5" w:rsidRDefault="00C25C89" w:rsidP="00BA4CD5">
      <w:r>
        <w:t>Th</w:t>
      </w:r>
      <w:r w:rsidR="000236D9">
        <w:t>e project used both a virtual and a physical E-Puck robot to create maps of the environment</w:t>
      </w:r>
      <w:r w:rsidR="00C837B0">
        <w:t>s</w:t>
      </w:r>
      <w:r w:rsidR="000236D9">
        <w:t xml:space="preserve">. In the virtual environment, the E-Puck robot had perfect </w:t>
      </w:r>
      <w:r w:rsidR="00C837B0">
        <w:t xml:space="preserve">localization </w:t>
      </w:r>
      <w:r w:rsidR="00C837B0">
        <w:lastRenderedPageBreak/>
        <w:t>conditions</w:t>
      </w:r>
      <w:r w:rsidR="000236D9">
        <w:t xml:space="preserve">. </w:t>
      </w:r>
      <w:r w:rsidR="00C837B0">
        <w:t xml:space="preserve">For the physical environment, the E-Puck </w:t>
      </w:r>
      <w:r w:rsidR="000236D9">
        <w:t>computed its coordinates from the odometer readings. These coordinate</w:t>
      </w:r>
      <w:r w:rsidR="00C837B0">
        <w:t xml:space="preserve"> readings were subject to error, meaning the localization conditions were inaccurate.</w:t>
      </w:r>
    </w:p>
    <w:p w14:paraId="38EB61ED" w14:textId="77777777" w:rsidR="00BA4CD5" w:rsidRPr="00BA4CD5" w:rsidRDefault="00D806F5" w:rsidP="00BA4CD5">
      <w:pPr>
        <w:pStyle w:val="heading20"/>
      </w:pPr>
      <w:r>
        <w:t>7</w:t>
      </w:r>
      <w:r w:rsidR="00BA4CD5" w:rsidRPr="00BA4CD5">
        <w:t xml:space="preserve">.1   </w:t>
      </w:r>
      <w:r w:rsidR="00BA4CD5">
        <w:t>Map for the Virtual Environment</w:t>
      </w:r>
    </w:p>
    <w:p w14:paraId="39188090" w14:textId="77777777" w:rsidR="00EA3688" w:rsidRDefault="00BA4CD5" w:rsidP="00EA3688">
      <w:r w:rsidRPr="00BA4CD5">
        <w:t xml:space="preserve">The best </w:t>
      </w:r>
      <w:r w:rsidR="001F4742">
        <w:t>maps</w:t>
      </w:r>
      <w:r w:rsidRPr="00BA4CD5">
        <w:t xml:space="preserve"> were obtained within the simulated Stage environment. Figure </w:t>
      </w:r>
      <w:r w:rsidR="00F83017">
        <w:t>8</w:t>
      </w:r>
      <w:r w:rsidRPr="00BA4CD5">
        <w:t xml:space="preserve"> shows the map of the virtual Stage environment. This map closely replicates the virtual environment seen in Figure </w:t>
      </w:r>
      <w:r w:rsidR="00F83017">
        <w:t>7</w:t>
      </w:r>
      <w:r w:rsidRPr="00BA4CD5">
        <w:t xml:space="preserve">. During simulation, the location of the robot is exact. That is, Stage allows the simulated robot to have perfect odometer readings and eliminates the error caused </w:t>
      </w:r>
      <w:r w:rsidR="00C837B0">
        <w:t xml:space="preserve">due </w:t>
      </w:r>
      <w:r w:rsidRPr="00BA4CD5">
        <w:t>to the slippage of the wheels. The majority of the error can be seen around curved surfaces or sharp edges.</w:t>
      </w:r>
      <w:r w:rsidR="00074E69">
        <w:t xml:space="preserve"> This is due mainly to three factors. First, there are some inaccuracies in the readings of the range of the proximity sensors. Second, </w:t>
      </w:r>
      <w:r w:rsidR="004F4641">
        <w:t xml:space="preserve">the size of the grid may not be large enough to give a good resolution </w:t>
      </w:r>
      <w:r w:rsidR="00EA3688">
        <w:t>of</w:t>
      </w:r>
      <w:r w:rsidR="004F4641">
        <w:t xml:space="preserve"> the map. Third, the wide </w:t>
      </w:r>
      <w:r w:rsidR="001C31B7">
        <w:t>angles of the proximity sensors make</w:t>
      </w:r>
      <w:r w:rsidR="004F4641">
        <w:t xml:space="preserve"> it hard to accurately depict small objects</w:t>
      </w:r>
      <w:r w:rsidRPr="00BA4CD5">
        <w:t>.</w:t>
      </w:r>
    </w:p>
    <w:p w14:paraId="7C08E861" w14:textId="77777777" w:rsidR="00BA4CD5" w:rsidRPr="00BA4CD5" w:rsidRDefault="00BA4CD5" w:rsidP="00EA3688">
      <w:r w:rsidRPr="00BA4CD5">
        <w:t xml:space="preserve"> </w:t>
      </w:r>
    </w:p>
    <w:p w14:paraId="7CC7C9CB" w14:textId="77777777" w:rsidR="000236D9" w:rsidRDefault="00D6143B" w:rsidP="000236D9">
      <w:pPr>
        <w:keepNext/>
        <w:ind w:firstLine="0"/>
        <w:jc w:val="center"/>
      </w:pPr>
      <w:r>
        <w:rPr>
          <w:noProof/>
          <w:lang w:eastAsia="en-US"/>
        </w:rPr>
        <w:drawing>
          <wp:inline distT="0" distB="0" distL="0" distR="0" wp14:anchorId="2CC677C0" wp14:editId="54ECDC29">
            <wp:extent cx="2333625" cy="2353945"/>
            <wp:effectExtent l="0" t="0" r="9525" b="8255"/>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9">
                      <a:extLst>
                        <a:ext uri="{28A0092B-C50C-407E-A947-70E740481C1C}">
                          <a14:useLocalDpi xmlns:a14="http://schemas.microsoft.com/office/drawing/2010/main" val="0"/>
                        </a:ext>
                      </a:extLst>
                    </a:blip>
                    <a:srcRect l="66798" t="11964" r="24312" b="56979"/>
                    <a:stretch>
                      <a:fillRect/>
                    </a:stretch>
                  </pic:blipFill>
                  <pic:spPr bwMode="auto">
                    <a:xfrm>
                      <a:off x="0" y="0"/>
                      <a:ext cx="2333625" cy="2353945"/>
                    </a:xfrm>
                    <a:prstGeom prst="rect">
                      <a:avLst/>
                    </a:prstGeom>
                    <a:noFill/>
                    <a:ln>
                      <a:noFill/>
                    </a:ln>
                  </pic:spPr>
                </pic:pic>
              </a:graphicData>
            </a:graphic>
          </wp:inline>
        </w:drawing>
      </w:r>
    </w:p>
    <w:p w14:paraId="17957AFE" w14:textId="77777777" w:rsidR="00BA4CD5" w:rsidRPr="00344E91" w:rsidRDefault="00344E91" w:rsidP="000236D9">
      <w:pPr>
        <w:pStyle w:val="Caption"/>
        <w:jc w:val="center"/>
        <w:rPr>
          <w:sz w:val="18"/>
        </w:rPr>
      </w:pPr>
      <w:r>
        <w:rPr>
          <w:sz w:val="18"/>
        </w:rPr>
        <w:t>Fig.</w:t>
      </w:r>
      <w:r w:rsidR="000236D9" w:rsidRPr="00344E91">
        <w:rPr>
          <w:sz w:val="18"/>
        </w:rPr>
        <w:t xml:space="preserve"> </w:t>
      </w:r>
      <w:r w:rsidR="000236D9" w:rsidRPr="00344E91">
        <w:rPr>
          <w:sz w:val="18"/>
        </w:rPr>
        <w:fldChar w:fldCharType="begin"/>
      </w:r>
      <w:r w:rsidR="000236D9" w:rsidRPr="00344E91">
        <w:rPr>
          <w:sz w:val="18"/>
        </w:rPr>
        <w:instrText xml:space="preserve"> SEQ Figure \* ARABIC </w:instrText>
      </w:r>
      <w:r w:rsidR="000236D9" w:rsidRPr="00344E91">
        <w:rPr>
          <w:sz w:val="18"/>
        </w:rPr>
        <w:fldChar w:fldCharType="separate"/>
      </w:r>
      <w:r w:rsidR="00E61767">
        <w:rPr>
          <w:noProof/>
          <w:sz w:val="18"/>
        </w:rPr>
        <w:t>8</w:t>
      </w:r>
      <w:r w:rsidR="000236D9" w:rsidRPr="00344E91">
        <w:rPr>
          <w:sz w:val="18"/>
        </w:rPr>
        <w:fldChar w:fldCharType="end"/>
      </w:r>
      <w:r w:rsidRPr="00344E91">
        <w:rPr>
          <w:sz w:val="18"/>
        </w:rPr>
        <w:t xml:space="preserve">: </w:t>
      </w:r>
      <w:r w:rsidRPr="00344E91">
        <w:rPr>
          <w:b w:val="0"/>
          <w:sz w:val="18"/>
        </w:rPr>
        <w:t>Map of the virtual environment</w:t>
      </w:r>
    </w:p>
    <w:p w14:paraId="5C9C1AB1" w14:textId="77777777" w:rsidR="00BA4CD5" w:rsidRPr="00BA4CD5" w:rsidRDefault="00D806F5" w:rsidP="00BA4CD5">
      <w:pPr>
        <w:pStyle w:val="heading20"/>
      </w:pPr>
      <w:proofErr w:type="gramStart"/>
      <w:r>
        <w:t>7.2</w:t>
      </w:r>
      <w:r w:rsidR="00BA4CD5" w:rsidRPr="00BA4CD5">
        <w:t xml:space="preserve">   </w:t>
      </w:r>
      <w:r w:rsidR="00BA4CD5">
        <w:t>Map</w:t>
      </w:r>
      <w:proofErr w:type="gramEnd"/>
      <w:r w:rsidR="00BA4CD5">
        <w:t xml:space="preserve"> for the Physical Environment</w:t>
      </w:r>
    </w:p>
    <w:p w14:paraId="6BB8EFE2" w14:textId="393108D3" w:rsidR="00BA4CD5" w:rsidRDefault="004F4641" w:rsidP="00BA4CD5">
      <w:r>
        <w:t xml:space="preserve">The results of the </w:t>
      </w:r>
      <w:r w:rsidR="00BA4CD5" w:rsidRPr="00BA4CD5">
        <w:t>real E-Puck</w:t>
      </w:r>
      <w:r>
        <w:t xml:space="preserve"> were less accurate than those of the virtual E-Puck</w:t>
      </w:r>
      <w:r w:rsidR="00BA4CD5" w:rsidRPr="00BA4CD5">
        <w:t xml:space="preserve">. Figure </w:t>
      </w:r>
      <w:r w:rsidR="00F83017">
        <w:t>9</w:t>
      </w:r>
      <w:r w:rsidR="00BA4CD5" w:rsidRPr="00BA4CD5">
        <w:t xml:space="preserve"> shows the map </w:t>
      </w:r>
      <w:r w:rsidR="00344E91" w:rsidRPr="00BA4CD5">
        <w:t>of the</w:t>
      </w:r>
      <w:r w:rsidR="00BA4CD5" w:rsidRPr="00BA4CD5">
        <w:t xml:space="preserve"> physical environment. </w:t>
      </w:r>
      <w:r w:rsidR="00344E91">
        <w:t>As can be seen, this is an inaccurate representation of t</w:t>
      </w:r>
      <w:r w:rsidR="00F83017">
        <w:t>he environment shown in Figure 6</w:t>
      </w:r>
      <w:r w:rsidR="00344E91">
        <w:t xml:space="preserve">. This inaccuracy is caused by </w:t>
      </w:r>
      <w:r w:rsidR="00BA4CD5" w:rsidRPr="00BA4CD5">
        <w:t xml:space="preserve">error due mainly to </w:t>
      </w:r>
      <w:r w:rsidR="00953FDA">
        <w:t xml:space="preserve">well-known </w:t>
      </w:r>
      <w:r w:rsidR="001C31B7">
        <w:t>odometer</w:t>
      </w:r>
      <w:r w:rsidR="00134273">
        <w:t xml:space="preserve"> drift</w:t>
      </w:r>
      <w:r w:rsidR="00953FDA">
        <w:t xml:space="preserve"> [</w:t>
      </w:r>
      <w:r w:rsidR="00E7496B">
        <w:t>13</w:t>
      </w:r>
      <w:r w:rsidR="00953FDA">
        <w:t>]</w:t>
      </w:r>
      <w:r w:rsidR="00BA4CD5" w:rsidRPr="00BA4CD5">
        <w:t xml:space="preserve">. </w:t>
      </w:r>
      <w:r w:rsidR="00344E91">
        <w:t xml:space="preserve">The inaccuracies are </w:t>
      </w:r>
      <w:r w:rsidR="00C837B0">
        <w:t xml:space="preserve">greatly </w:t>
      </w:r>
      <w:r w:rsidR="00344E91">
        <w:t>noticeable along surfaces that required the robot to turn sharply</w:t>
      </w:r>
      <w:r w:rsidR="00530242">
        <w:t xml:space="preserve">, causing wheel slippage, </w:t>
      </w:r>
      <w:r w:rsidR="00344E91">
        <w:t xml:space="preserve">but they are less noticeable along flat surfaces. </w:t>
      </w:r>
      <w:r w:rsidR="00BA4CD5" w:rsidRPr="00BA4CD5">
        <w:t>In this manner,</w:t>
      </w:r>
      <w:r w:rsidR="00344E91" w:rsidRPr="00344E91">
        <w:t xml:space="preserve"> </w:t>
      </w:r>
      <w:r w:rsidR="00344E91">
        <w:t>s</w:t>
      </w:r>
      <w:r w:rsidR="00344E91" w:rsidRPr="00BA4CD5">
        <w:t>urfaces that required numerous turns for the E-Puck robot to fully map them are greatly distorted, as is the case with the square and the circle found within the environment.</w:t>
      </w:r>
      <w:r w:rsidR="00BA4CD5" w:rsidRPr="00BA4CD5">
        <w:t xml:space="preserve"> </w:t>
      </w:r>
      <w:r w:rsidR="00344E91">
        <w:t>F</w:t>
      </w:r>
      <w:r w:rsidR="00BA4CD5" w:rsidRPr="00BA4CD5">
        <w:t xml:space="preserve">lat </w:t>
      </w:r>
      <w:r w:rsidR="00BA4CD5" w:rsidRPr="00BA4CD5">
        <w:lastRenderedPageBreak/>
        <w:t xml:space="preserve">surfaces, such as the diamond or the borders of the environment, were mapped as </w:t>
      </w:r>
      <w:r w:rsidR="001F4742">
        <w:t xml:space="preserve">fairly </w:t>
      </w:r>
      <w:r w:rsidR="00BA4CD5" w:rsidRPr="00BA4CD5">
        <w:t>straight (albeit skewed) lines.</w:t>
      </w:r>
    </w:p>
    <w:p w14:paraId="30D7AD69" w14:textId="77777777" w:rsidR="00EA3688" w:rsidRPr="00BA4CD5" w:rsidRDefault="00EA3688" w:rsidP="00BA4CD5"/>
    <w:p w14:paraId="5D2455CE" w14:textId="77777777" w:rsidR="000236D9" w:rsidRDefault="00D6143B" w:rsidP="00344E91">
      <w:pPr>
        <w:keepNext/>
        <w:ind w:firstLine="0"/>
        <w:jc w:val="center"/>
      </w:pPr>
      <w:r>
        <w:rPr>
          <w:noProof/>
          <w:lang w:eastAsia="en-US"/>
        </w:rPr>
        <w:drawing>
          <wp:inline distT="0" distB="0" distL="0" distR="0" wp14:anchorId="1DC701D0" wp14:editId="769D5822">
            <wp:extent cx="2333625" cy="2360930"/>
            <wp:effectExtent l="0" t="0" r="9525" b="127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0">
                      <a:extLst>
                        <a:ext uri="{28A0092B-C50C-407E-A947-70E740481C1C}">
                          <a14:useLocalDpi xmlns:a14="http://schemas.microsoft.com/office/drawing/2010/main" val="0"/>
                        </a:ext>
                      </a:extLst>
                    </a:blip>
                    <a:srcRect l="52768" t="14812" r="34091" b="39197"/>
                    <a:stretch>
                      <a:fillRect/>
                    </a:stretch>
                  </pic:blipFill>
                  <pic:spPr bwMode="auto">
                    <a:xfrm>
                      <a:off x="0" y="0"/>
                      <a:ext cx="2333625" cy="2360930"/>
                    </a:xfrm>
                    <a:prstGeom prst="rect">
                      <a:avLst/>
                    </a:prstGeom>
                    <a:noFill/>
                    <a:ln>
                      <a:noFill/>
                    </a:ln>
                  </pic:spPr>
                </pic:pic>
              </a:graphicData>
            </a:graphic>
          </wp:inline>
        </w:drawing>
      </w:r>
    </w:p>
    <w:p w14:paraId="55FCB6AC" w14:textId="77777777" w:rsidR="00BA4CD5" w:rsidRDefault="00344E91" w:rsidP="00344E91">
      <w:pPr>
        <w:pStyle w:val="Caption"/>
        <w:ind w:firstLine="0"/>
        <w:jc w:val="center"/>
        <w:rPr>
          <w:noProof/>
          <w:lang w:eastAsia="en-US"/>
        </w:rPr>
      </w:pPr>
      <w:r>
        <w:rPr>
          <w:sz w:val="18"/>
        </w:rPr>
        <w:t>Fig.</w:t>
      </w:r>
      <w:r w:rsidR="000236D9" w:rsidRPr="00344E91">
        <w:rPr>
          <w:sz w:val="18"/>
        </w:rPr>
        <w:t xml:space="preserve"> </w:t>
      </w:r>
      <w:r w:rsidR="000236D9" w:rsidRPr="00344E91">
        <w:rPr>
          <w:sz w:val="18"/>
        </w:rPr>
        <w:fldChar w:fldCharType="begin"/>
      </w:r>
      <w:r w:rsidR="000236D9" w:rsidRPr="00344E91">
        <w:rPr>
          <w:sz w:val="18"/>
        </w:rPr>
        <w:instrText xml:space="preserve"> SEQ Figure \* ARABIC </w:instrText>
      </w:r>
      <w:r w:rsidR="000236D9" w:rsidRPr="00344E91">
        <w:rPr>
          <w:sz w:val="18"/>
        </w:rPr>
        <w:fldChar w:fldCharType="separate"/>
      </w:r>
      <w:r w:rsidR="00E61767">
        <w:rPr>
          <w:noProof/>
          <w:sz w:val="18"/>
        </w:rPr>
        <w:t>9</w:t>
      </w:r>
      <w:r w:rsidR="000236D9" w:rsidRPr="00344E91">
        <w:rPr>
          <w:sz w:val="18"/>
        </w:rPr>
        <w:fldChar w:fldCharType="end"/>
      </w:r>
      <w:r w:rsidRPr="00344E91">
        <w:rPr>
          <w:sz w:val="18"/>
        </w:rPr>
        <w:t xml:space="preserve">. </w:t>
      </w:r>
      <w:r w:rsidRPr="00344E91">
        <w:rPr>
          <w:b w:val="0"/>
          <w:sz w:val="18"/>
        </w:rPr>
        <w:t xml:space="preserve">Map of the </w:t>
      </w:r>
      <w:r w:rsidR="00DB091E">
        <w:rPr>
          <w:b w:val="0"/>
          <w:sz w:val="18"/>
        </w:rPr>
        <w:t>physical</w:t>
      </w:r>
      <w:r w:rsidRPr="00344E91">
        <w:rPr>
          <w:b w:val="0"/>
          <w:sz w:val="18"/>
        </w:rPr>
        <w:t xml:space="preserve"> environment</w:t>
      </w:r>
    </w:p>
    <w:p w14:paraId="5AF8C178" w14:textId="77777777" w:rsidR="000236D9" w:rsidRPr="00BA4CD5" w:rsidRDefault="00344E91" w:rsidP="00344E91">
      <w:pPr>
        <w:pStyle w:val="heading20"/>
      </w:pPr>
      <w:r>
        <w:t>7.3</w:t>
      </w:r>
      <w:r w:rsidRPr="00BA4CD5">
        <w:t xml:space="preserve">   </w:t>
      </w:r>
      <w:r>
        <w:t>Accumulated Error for the Physical Environment</w:t>
      </w:r>
    </w:p>
    <w:p w14:paraId="14230265" w14:textId="77777777" w:rsidR="00B23298" w:rsidRDefault="00BA4CD5" w:rsidP="00BA4CD5">
      <w:r w:rsidRPr="00BA4CD5">
        <w:t xml:space="preserve">The E-Puck robot could be manually controlled, or it could </w:t>
      </w:r>
      <w:r w:rsidR="00344E91">
        <w:t xml:space="preserve">be </w:t>
      </w:r>
      <w:r w:rsidRPr="00BA4CD5">
        <w:t xml:space="preserve">allowed to “wander” around the environment. </w:t>
      </w:r>
      <w:r w:rsidR="00344E91">
        <w:t>Regardless of whether the robot was manually controlled or allowed to wander, t</w:t>
      </w:r>
      <w:r w:rsidRPr="00BA4CD5">
        <w:t xml:space="preserve">he </w:t>
      </w:r>
      <w:r w:rsidR="00344E91">
        <w:t>virtual</w:t>
      </w:r>
      <w:r w:rsidRPr="00BA4CD5">
        <w:t xml:space="preserve"> runs produced maps that consistently looked like the map seen in Figure </w:t>
      </w:r>
      <w:r w:rsidR="00F83017">
        <w:t>8</w:t>
      </w:r>
      <w:r w:rsidRPr="00BA4CD5">
        <w:t xml:space="preserve">. The physical runs, however, required strict manual control. </w:t>
      </w:r>
      <w:r w:rsidR="00344E91">
        <w:t xml:space="preserve">The most efficient routes </w:t>
      </w:r>
      <w:r w:rsidR="00C837B0">
        <w:t xml:space="preserve">had to be selected so that </w:t>
      </w:r>
      <w:r w:rsidR="00344E91">
        <w:t xml:space="preserve">the E-Puck </w:t>
      </w:r>
      <w:r w:rsidR="00C837B0">
        <w:t>traveled along straight lines as much as possible.</w:t>
      </w:r>
      <w:r w:rsidR="00B23298">
        <w:t xml:space="preserve"> This is far from ideal, especially considering that the goal of SLAM is to allow a robot to </w:t>
      </w:r>
      <w:r w:rsidR="004450EC">
        <w:t xml:space="preserve">make </w:t>
      </w:r>
      <w:r w:rsidR="00B23298">
        <w:t>map</w:t>
      </w:r>
      <w:r w:rsidR="004450EC">
        <w:t>s</w:t>
      </w:r>
      <w:r w:rsidR="00B23298">
        <w:t xml:space="preserve"> without any </w:t>
      </w:r>
      <w:r w:rsidR="00B23298" w:rsidRPr="00B23298">
        <w:rPr>
          <w:i/>
        </w:rPr>
        <w:t>a priori</w:t>
      </w:r>
      <w:r w:rsidR="00B23298">
        <w:t xml:space="preserve"> knowledge.</w:t>
      </w:r>
    </w:p>
    <w:p w14:paraId="1E1FA274" w14:textId="77777777" w:rsidR="00BA4CD5" w:rsidRPr="00BA4CD5" w:rsidRDefault="0034765D" w:rsidP="00BA4CD5">
      <w:r>
        <w:t>To illustrate the detrimental effects of the localization error, the physical E-Puck robot was allowed to wander for some time; the results can be seen in Fi</w:t>
      </w:r>
      <w:r w:rsidR="00F83017">
        <w:t>gure 10</w:t>
      </w:r>
      <w:r w:rsidR="00F14EC3">
        <w:t>.</w:t>
      </w:r>
    </w:p>
    <w:p w14:paraId="3EA7F3BD" w14:textId="77777777" w:rsidR="000236D9" w:rsidRDefault="00D6143B" w:rsidP="00F14EC3">
      <w:pPr>
        <w:keepNext/>
        <w:ind w:firstLine="0"/>
        <w:jc w:val="center"/>
      </w:pPr>
      <w:r>
        <w:rPr>
          <w:noProof/>
          <w:lang w:eastAsia="en-US"/>
        </w:rPr>
        <w:lastRenderedPageBreak/>
        <w:drawing>
          <wp:inline distT="0" distB="0" distL="0" distR="0" wp14:anchorId="0D4B0CD0" wp14:editId="13372FCD">
            <wp:extent cx="2347595" cy="2442845"/>
            <wp:effectExtent l="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1">
                      <a:extLst>
                        <a:ext uri="{28A0092B-C50C-407E-A947-70E740481C1C}">
                          <a14:useLocalDpi xmlns:a14="http://schemas.microsoft.com/office/drawing/2010/main" val="0"/>
                        </a:ext>
                      </a:extLst>
                    </a:blip>
                    <a:srcRect l="56136" t="19370" r="33920" b="46323"/>
                    <a:stretch>
                      <a:fillRect/>
                    </a:stretch>
                  </pic:blipFill>
                  <pic:spPr bwMode="auto">
                    <a:xfrm>
                      <a:off x="0" y="0"/>
                      <a:ext cx="2347595" cy="2442845"/>
                    </a:xfrm>
                    <a:prstGeom prst="rect">
                      <a:avLst/>
                    </a:prstGeom>
                    <a:noFill/>
                    <a:ln>
                      <a:noFill/>
                    </a:ln>
                  </pic:spPr>
                </pic:pic>
              </a:graphicData>
            </a:graphic>
          </wp:inline>
        </w:drawing>
      </w:r>
    </w:p>
    <w:p w14:paraId="4C3E6AF5" w14:textId="77777777" w:rsidR="00BA4CD5" w:rsidRPr="00DB091E" w:rsidRDefault="00DB091E" w:rsidP="00F14EC3">
      <w:pPr>
        <w:pStyle w:val="Caption"/>
        <w:ind w:firstLine="0"/>
        <w:jc w:val="center"/>
        <w:rPr>
          <w:noProof/>
          <w:sz w:val="18"/>
          <w:lang w:eastAsia="en-US"/>
        </w:rPr>
      </w:pPr>
      <w:r w:rsidRPr="00DB091E">
        <w:rPr>
          <w:sz w:val="18"/>
        </w:rPr>
        <w:t>Fig.</w:t>
      </w:r>
      <w:r w:rsidR="000236D9" w:rsidRPr="00DB091E">
        <w:rPr>
          <w:sz w:val="18"/>
        </w:rPr>
        <w:t xml:space="preserve"> </w:t>
      </w:r>
      <w:r w:rsidR="000236D9" w:rsidRPr="00DB091E">
        <w:rPr>
          <w:sz w:val="18"/>
        </w:rPr>
        <w:fldChar w:fldCharType="begin"/>
      </w:r>
      <w:r w:rsidR="000236D9" w:rsidRPr="00DB091E">
        <w:rPr>
          <w:sz w:val="18"/>
        </w:rPr>
        <w:instrText xml:space="preserve"> SEQ Figure \* ARABIC </w:instrText>
      </w:r>
      <w:r w:rsidR="000236D9" w:rsidRPr="00DB091E">
        <w:rPr>
          <w:sz w:val="18"/>
        </w:rPr>
        <w:fldChar w:fldCharType="separate"/>
      </w:r>
      <w:r w:rsidR="00E61767">
        <w:rPr>
          <w:noProof/>
          <w:sz w:val="18"/>
        </w:rPr>
        <w:t>10</w:t>
      </w:r>
      <w:r w:rsidR="000236D9" w:rsidRPr="00DB091E">
        <w:rPr>
          <w:sz w:val="18"/>
        </w:rPr>
        <w:fldChar w:fldCharType="end"/>
      </w:r>
      <w:r w:rsidRPr="00DB091E">
        <w:rPr>
          <w:sz w:val="18"/>
        </w:rPr>
        <w:t xml:space="preserve">. </w:t>
      </w:r>
      <w:r w:rsidRPr="00DB091E">
        <w:rPr>
          <w:b w:val="0"/>
          <w:sz w:val="18"/>
        </w:rPr>
        <w:t>Map of the physical environment when the robot was allowed to wander</w:t>
      </w:r>
    </w:p>
    <w:p w14:paraId="119A15EB" w14:textId="77777777" w:rsidR="009A01D1" w:rsidRDefault="009A01D1" w:rsidP="009A01D1">
      <w:pPr>
        <w:pStyle w:val="heading20"/>
        <w:rPr>
          <w:sz w:val="24"/>
        </w:rPr>
      </w:pPr>
      <w:r w:rsidRPr="007F4957">
        <w:rPr>
          <w:sz w:val="24"/>
        </w:rPr>
        <w:t>8   Conclusions</w:t>
      </w:r>
    </w:p>
    <w:p w14:paraId="5F4794D6" w14:textId="071E24C3" w:rsidR="00A063EB" w:rsidRDefault="00A063EB" w:rsidP="00A063EB">
      <w:r>
        <w:t xml:space="preserve">The goal of this paper was to explore the mapping aspect of Simultaneous Localization and Mapping. An overview of SLAM and the theory used throughout the project was provided. This project ultimately produced very accurate maps when localization was exact, yet it also showed how </w:t>
      </w:r>
      <w:r w:rsidR="004450EC">
        <w:t>inaccurate</w:t>
      </w:r>
      <w:r>
        <w:t xml:space="preserve"> maps can result if localization is not exact.</w:t>
      </w:r>
      <w:r w:rsidR="00530242">
        <w:t xml:space="preserve">  This illustrates t</w:t>
      </w:r>
      <w:r w:rsidR="00067D54">
        <w:t>he well-known effect of odometer</w:t>
      </w:r>
      <w:r w:rsidR="00530242">
        <w:t xml:space="preserve"> drift on mapping, motivating further the SLAM problem.</w:t>
      </w:r>
    </w:p>
    <w:p w14:paraId="5825C5FC" w14:textId="634CAF9C" w:rsidR="00A063EB" w:rsidRDefault="00A063EB" w:rsidP="00A063EB">
      <w:r>
        <w:t>This project was an excellent first step into SLAM research. It acquainted the student</w:t>
      </w:r>
      <w:r w:rsidR="00067D54">
        <w:t xml:space="preserve"> with the Player/Stage software</w:t>
      </w:r>
      <w:r>
        <w:t xml:space="preserve"> and it allowed for hands-on programming of a robot. </w:t>
      </w:r>
    </w:p>
    <w:p w14:paraId="3C293222" w14:textId="77777777" w:rsidR="00A063EB" w:rsidRPr="00A063EB" w:rsidRDefault="00A063EB" w:rsidP="00A063EB">
      <w:r>
        <w:t xml:space="preserve">Future research can focus on implementing SLAM techniques in order to integrate the localization aspect that was not covered throughout this project. This would allow a robot to accurately map an environment </w:t>
      </w:r>
      <w:r w:rsidR="00637A73">
        <w:t>even with</w:t>
      </w:r>
      <w:r>
        <w:t xml:space="preserve"> localization error, such as the physical scenario presented in this project.</w:t>
      </w:r>
    </w:p>
    <w:p w14:paraId="1375172C" w14:textId="77777777" w:rsidR="009B1D59" w:rsidRPr="009A3755" w:rsidRDefault="009B1D59" w:rsidP="009942DC">
      <w:pPr>
        <w:pStyle w:val="heading10"/>
      </w:pPr>
      <w:r w:rsidRPr="009A3755">
        <w:t>References</w:t>
      </w:r>
    </w:p>
    <w:p w14:paraId="0E06BE24" w14:textId="77777777" w:rsidR="0087119C" w:rsidRDefault="0087119C" w:rsidP="00BE418C">
      <w:pPr>
        <w:pStyle w:val="reference"/>
      </w:pPr>
      <w:r>
        <w:t>1.</w:t>
      </w:r>
      <w:r w:rsidRPr="0087119C">
        <w:t xml:space="preserve"> </w:t>
      </w:r>
      <w:r>
        <w:t xml:space="preserve">Vaughan R., Howard A., </w:t>
      </w:r>
      <w:proofErr w:type="spellStart"/>
      <w:r>
        <w:t>Gerkey</w:t>
      </w:r>
      <w:proofErr w:type="spellEnd"/>
      <w:r>
        <w:t xml:space="preserve"> B.</w:t>
      </w:r>
      <w:r w:rsidRPr="009A3755">
        <w:t>:</w:t>
      </w:r>
      <w:r>
        <w:t xml:space="preserve"> The Player/Stage Project: Tools for Multi-Robot and Distributed Sensor Systems. In: Proceedings of the 11th International Conference on Advanced Robotics (ICAR 2003), pages 317-323, Coimbra, Portugal</w:t>
      </w:r>
    </w:p>
    <w:p w14:paraId="33B925AC" w14:textId="77777777" w:rsidR="0087119C" w:rsidRPr="002263CD" w:rsidRDefault="0087119C" w:rsidP="0087119C">
      <w:pPr>
        <w:pStyle w:val="reference"/>
        <w:rPr>
          <w:rFonts w:cs="Times"/>
          <w:color w:val="000000" w:themeColor="text1"/>
          <w:szCs w:val="18"/>
        </w:rPr>
      </w:pPr>
      <w:r>
        <w:t>2.</w:t>
      </w:r>
      <w:r w:rsidRPr="0087119C">
        <w:rPr>
          <w:rFonts w:cs="Times"/>
          <w:color w:val="000000" w:themeColor="text1"/>
          <w:szCs w:val="18"/>
        </w:rPr>
        <w:t xml:space="preserve"> </w:t>
      </w:r>
      <w:r w:rsidRPr="004C6F48">
        <w:rPr>
          <w:rFonts w:cs="Times"/>
          <w:color w:val="000000" w:themeColor="text1"/>
          <w:szCs w:val="18"/>
        </w:rPr>
        <w:t>Vaughan</w:t>
      </w:r>
      <w:r>
        <w:rPr>
          <w:rFonts w:cs="Times"/>
          <w:color w:val="000000" w:themeColor="text1"/>
          <w:szCs w:val="18"/>
        </w:rPr>
        <w:t xml:space="preserve">, R.: </w:t>
      </w:r>
      <w:r w:rsidRPr="004C6F48">
        <w:rPr>
          <w:rFonts w:cs="Times"/>
          <w:color w:val="000000" w:themeColor="text1"/>
          <w:szCs w:val="18"/>
        </w:rPr>
        <w:t>Massively Mult</w:t>
      </w:r>
      <w:r>
        <w:rPr>
          <w:rFonts w:cs="Times"/>
          <w:color w:val="000000" w:themeColor="text1"/>
          <w:szCs w:val="18"/>
        </w:rPr>
        <w:t>iple Robot Simulations in Stage.</w:t>
      </w:r>
      <w:r w:rsidRPr="004C6F48">
        <w:rPr>
          <w:rFonts w:cs="Times"/>
          <w:color w:val="000000" w:themeColor="text1"/>
          <w:szCs w:val="18"/>
        </w:rPr>
        <w:t xml:space="preserve"> </w:t>
      </w:r>
      <w:r>
        <w:rPr>
          <w:rFonts w:cs="Times"/>
          <w:color w:val="000000" w:themeColor="text1"/>
          <w:szCs w:val="18"/>
        </w:rPr>
        <w:t xml:space="preserve">In: Swarm Intelligence 2(2-4), pages </w:t>
      </w:r>
      <w:r w:rsidRPr="004C6F48">
        <w:rPr>
          <w:rFonts w:cs="Times"/>
          <w:color w:val="000000" w:themeColor="text1"/>
          <w:szCs w:val="18"/>
        </w:rPr>
        <w:t>189-208,</w:t>
      </w:r>
      <w:r>
        <w:rPr>
          <w:rFonts w:cs="Times"/>
          <w:color w:val="000000" w:themeColor="text1"/>
          <w:szCs w:val="18"/>
        </w:rPr>
        <w:t xml:space="preserve"> Springer</w:t>
      </w:r>
      <w:r w:rsidRPr="004C6F48">
        <w:rPr>
          <w:rFonts w:cs="Times"/>
          <w:color w:val="000000" w:themeColor="text1"/>
          <w:szCs w:val="18"/>
        </w:rPr>
        <w:t xml:space="preserve"> </w:t>
      </w:r>
      <w:r>
        <w:rPr>
          <w:rFonts w:cs="Times"/>
          <w:color w:val="000000" w:themeColor="text1"/>
          <w:szCs w:val="18"/>
        </w:rPr>
        <w:t>(</w:t>
      </w:r>
      <w:r w:rsidRPr="004C6F48">
        <w:rPr>
          <w:rFonts w:cs="Times"/>
          <w:color w:val="000000" w:themeColor="text1"/>
          <w:szCs w:val="18"/>
        </w:rPr>
        <w:t>2008</w:t>
      </w:r>
      <w:r>
        <w:rPr>
          <w:rFonts w:cs="Times"/>
          <w:color w:val="000000" w:themeColor="text1"/>
          <w:szCs w:val="18"/>
        </w:rPr>
        <w:t>)</w:t>
      </w:r>
    </w:p>
    <w:p w14:paraId="60E712F8" w14:textId="77777777" w:rsidR="009B1D59" w:rsidRDefault="00794A59" w:rsidP="00BE418C">
      <w:pPr>
        <w:pStyle w:val="reference"/>
      </w:pPr>
      <w:r>
        <w:t>3</w:t>
      </w:r>
      <w:r w:rsidR="009B1D59" w:rsidRPr="009A3755">
        <w:t xml:space="preserve">. </w:t>
      </w:r>
      <w:r w:rsidR="00BE418C">
        <w:t>Bailey, T</w:t>
      </w:r>
      <w:r w:rsidR="009B1D59" w:rsidRPr="009A3755">
        <w:t xml:space="preserve">., </w:t>
      </w:r>
      <w:proofErr w:type="spellStart"/>
      <w:r w:rsidR="00BE418C">
        <w:t>Durrant</w:t>
      </w:r>
      <w:proofErr w:type="spellEnd"/>
      <w:r w:rsidR="00BE418C">
        <w:t>-Whyte</w:t>
      </w:r>
      <w:r w:rsidR="009B1D59" w:rsidRPr="009A3755">
        <w:t xml:space="preserve">, </w:t>
      </w:r>
      <w:r w:rsidR="00BE418C">
        <w:t>H</w:t>
      </w:r>
      <w:r w:rsidR="009B1D59" w:rsidRPr="009A3755">
        <w:t xml:space="preserve">.: </w:t>
      </w:r>
      <w:r w:rsidR="00BE418C">
        <w:t xml:space="preserve">Simultaneous </w:t>
      </w:r>
      <w:proofErr w:type="spellStart"/>
      <w:r w:rsidR="00BE418C">
        <w:t>Localisa</w:t>
      </w:r>
      <w:r>
        <w:t>tion</w:t>
      </w:r>
      <w:proofErr w:type="spellEnd"/>
      <w:r>
        <w:t xml:space="preserve"> and Mapping (SLAM): Part I</w:t>
      </w:r>
      <w:r w:rsidR="00BE418C">
        <w:t xml:space="preserve"> </w:t>
      </w:r>
      <w:r>
        <w:t>The Essential Algorithms</w:t>
      </w:r>
      <w:r w:rsidR="00BE418C">
        <w:t>. IEEE Robotics and Automation Magazine</w:t>
      </w:r>
      <w:r w:rsidR="009304AE">
        <w:t>, Vol. 2 (2006)</w:t>
      </w:r>
    </w:p>
    <w:p w14:paraId="1BCFABFB" w14:textId="77777777" w:rsidR="001A31BB" w:rsidRDefault="00794A59" w:rsidP="001A31BB">
      <w:pPr>
        <w:pStyle w:val="reference"/>
      </w:pPr>
      <w:commentRangeStart w:id="26"/>
      <w:r>
        <w:lastRenderedPageBreak/>
        <w:t>4</w:t>
      </w:r>
      <w:r w:rsidR="001A31BB">
        <w:t xml:space="preserve">. </w:t>
      </w:r>
      <w:proofErr w:type="spellStart"/>
      <w:r w:rsidR="001A31BB">
        <w:t>Bennet</w:t>
      </w:r>
      <w:proofErr w:type="spellEnd"/>
      <w:r w:rsidR="001A31BB">
        <w:t xml:space="preserve">, S., Nieto-Wire, C., </w:t>
      </w:r>
      <w:proofErr w:type="spellStart"/>
      <w:r w:rsidR="001A31BB">
        <w:t>Peche</w:t>
      </w:r>
      <w:proofErr w:type="spellEnd"/>
      <w:r w:rsidR="001A31BB">
        <w:t xml:space="preserve">, J., </w:t>
      </w:r>
      <w:proofErr w:type="spellStart"/>
      <w:r w:rsidR="001A31BB">
        <w:t>Timotheu</w:t>
      </w:r>
      <w:proofErr w:type="spellEnd"/>
      <w:r w:rsidR="001A31BB">
        <w:t xml:space="preserve">, M., </w:t>
      </w:r>
      <w:proofErr w:type="spellStart"/>
      <w:r w:rsidR="001A31BB">
        <w:t>Vasili</w:t>
      </w:r>
      <w:proofErr w:type="spellEnd"/>
      <w:r w:rsidR="001A31BB">
        <w:t>-Acevedo, D.</w:t>
      </w:r>
      <w:r w:rsidR="001A31BB" w:rsidRPr="009A3755">
        <w:t xml:space="preserve">: </w:t>
      </w:r>
      <w:r w:rsidR="001A31BB">
        <w:t>Mobile Robot Simultaneous Localization and Mapping in Static Environments</w:t>
      </w:r>
      <w:r w:rsidR="001A31BB" w:rsidRPr="009A3755">
        <w:t>.</w:t>
      </w:r>
      <w:r w:rsidR="001A31BB">
        <w:t xml:space="preserve"> Technical Report, </w:t>
      </w:r>
      <w:r w:rsidR="001A31BB" w:rsidRPr="00D95A01">
        <w:t>The City College of New York of the City University of New York</w:t>
      </w:r>
      <w:r w:rsidR="001A31BB" w:rsidRPr="009A3755">
        <w:t xml:space="preserve"> </w:t>
      </w:r>
      <w:commentRangeEnd w:id="26"/>
      <w:r w:rsidR="00ED75C8">
        <w:rPr>
          <w:rStyle w:val="CommentReference"/>
        </w:rPr>
        <w:commentReference w:id="26"/>
      </w:r>
    </w:p>
    <w:p w14:paraId="090587A4" w14:textId="77777777" w:rsidR="00794A59" w:rsidRDefault="00794A59" w:rsidP="001A31BB">
      <w:pPr>
        <w:pStyle w:val="reference"/>
      </w:pPr>
      <w:r>
        <w:t xml:space="preserve">5. </w:t>
      </w:r>
      <w:proofErr w:type="spellStart"/>
      <w:r>
        <w:t>Zelle</w:t>
      </w:r>
      <w:proofErr w:type="spellEnd"/>
      <w:r>
        <w:t xml:space="preserve">, J.: Python Programming: An Introduction to Computer Science. Franklin, </w:t>
      </w:r>
      <w:proofErr w:type="spellStart"/>
      <w:r>
        <w:t>Beedle</w:t>
      </w:r>
      <w:proofErr w:type="spellEnd"/>
      <w:r>
        <w:t>, Oregon (2004)</w:t>
      </w:r>
    </w:p>
    <w:p w14:paraId="34314EAF" w14:textId="77777777" w:rsidR="009B1D59" w:rsidRPr="009A3755" w:rsidRDefault="00794A59" w:rsidP="009942DC">
      <w:pPr>
        <w:pStyle w:val="reference"/>
      </w:pPr>
      <w:r>
        <w:t>6</w:t>
      </w:r>
      <w:r w:rsidR="009B1D59" w:rsidRPr="009A3755">
        <w:t xml:space="preserve">. </w:t>
      </w:r>
      <w:r w:rsidR="003A1999">
        <w:t xml:space="preserve"> </w:t>
      </w:r>
      <w:r w:rsidR="009304AE">
        <w:t xml:space="preserve">Official Python Programming Language Website, </w:t>
      </w:r>
      <w:r w:rsidR="009304AE" w:rsidRPr="009304AE">
        <w:rPr>
          <w:rFonts w:ascii="Courant" w:hAnsi="Courant"/>
        </w:rPr>
        <w:t>http://www.python.org/</w:t>
      </w:r>
    </w:p>
    <w:p w14:paraId="62A45A93" w14:textId="77777777" w:rsidR="000D5760" w:rsidRDefault="00794A59" w:rsidP="009942DC">
      <w:pPr>
        <w:pStyle w:val="reference"/>
        <w:rPr>
          <w:rFonts w:ascii="Courant" w:hAnsi="Courant"/>
        </w:rPr>
      </w:pPr>
      <w:r>
        <w:t>7</w:t>
      </w:r>
      <w:r w:rsidR="000D5760" w:rsidRPr="000D5760">
        <w:t xml:space="preserve">. </w:t>
      </w:r>
      <w:r w:rsidR="000D5760">
        <w:t xml:space="preserve"> </w:t>
      </w:r>
      <w:r w:rsidR="00201698">
        <w:t>E-Puck Brochure</w:t>
      </w:r>
      <w:r w:rsidR="000D5760" w:rsidRPr="000D5760">
        <w:t xml:space="preserve">, </w:t>
      </w:r>
      <w:r w:rsidR="003A1999" w:rsidRPr="003A1999">
        <w:rPr>
          <w:rFonts w:ascii="Courant" w:hAnsi="Courant"/>
        </w:rPr>
        <w:t>http://www.cyberbotics.com/e-puck/e-puck.pdf</w:t>
      </w:r>
    </w:p>
    <w:p w14:paraId="5633B2C9" w14:textId="77777777" w:rsidR="003A1999" w:rsidRDefault="003A1999" w:rsidP="003A1999">
      <w:pPr>
        <w:pStyle w:val="reference"/>
        <w:rPr>
          <w:rFonts w:ascii="Courant" w:hAnsi="Courant"/>
        </w:rPr>
      </w:pPr>
      <w:r>
        <w:t>8.  Player Driver for E-Puck Robots,</w:t>
      </w:r>
      <w:r>
        <w:rPr>
          <w:color w:val="000000"/>
          <w:shd w:val="clear" w:color="auto" w:fill="FFFFFF"/>
        </w:rPr>
        <w:t xml:space="preserve"> </w:t>
      </w:r>
      <w:r w:rsidRPr="00DA5D4C">
        <w:rPr>
          <w:rFonts w:ascii="Courant" w:hAnsi="Courant"/>
        </w:rPr>
        <w:t>https://code.google.com/p/epuck-player-driver/</w:t>
      </w:r>
    </w:p>
    <w:p w14:paraId="185EACC0" w14:textId="77777777" w:rsidR="003A1999" w:rsidRDefault="003A1999" w:rsidP="003A1999">
      <w:pPr>
        <w:pStyle w:val="reference"/>
      </w:pPr>
      <w:r>
        <w:rPr>
          <w:rFonts w:cs="Times"/>
        </w:rPr>
        <w:t xml:space="preserve">9. </w:t>
      </w:r>
      <w:r>
        <w:t xml:space="preserve">Basic E-Puck Robot Demos, </w:t>
      </w:r>
      <w:r w:rsidRPr="00B27E49">
        <w:rPr>
          <w:rFonts w:ascii="Courant" w:hAnsi="Courant"/>
        </w:rPr>
        <w:t>http://www.gctronic.com/doc/index.php/E-Puck#Examples</w:t>
      </w:r>
    </w:p>
    <w:p w14:paraId="03161287" w14:textId="77777777" w:rsidR="009B1D59" w:rsidRDefault="003A1999" w:rsidP="00CB1733">
      <w:pPr>
        <w:pStyle w:val="reference"/>
      </w:pPr>
      <w:r>
        <w:t xml:space="preserve">10. </w:t>
      </w:r>
      <w:proofErr w:type="spellStart"/>
      <w:r w:rsidR="00201698">
        <w:t>Elfes</w:t>
      </w:r>
      <w:proofErr w:type="spellEnd"/>
      <w:r w:rsidR="00201698">
        <w:t>, A.: Using occupancy grids for mobile robot perception a</w:t>
      </w:r>
      <w:r w:rsidR="002263CD">
        <w:t xml:space="preserve">nd navigation. In: </w:t>
      </w:r>
      <w:r w:rsidR="00727EB0">
        <w:t xml:space="preserve">IEEE </w:t>
      </w:r>
      <w:r w:rsidR="002263CD">
        <w:t>Computer, pages</w:t>
      </w:r>
      <w:r w:rsidR="00201698">
        <w:t xml:space="preserve"> 46-57 (1989)</w:t>
      </w:r>
    </w:p>
    <w:p w14:paraId="00D1712E" w14:textId="77777777" w:rsidR="00F86B59" w:rsidRDefault="003A1999" w:rsidP="003A1999">
      <w:pPr>
        <w:pStyle w:val="reference"/>
        <w:rPr>
          <w:color w:val="000000"/>
          <w:shd w:val="clear" w:color="auto" w:fill="FFFFFF"/>
        </w:rPr>
      </w:pPr>
      <w:r>
        <w:t xml:space="preserve">11. </w:t>
      </w:r>
      <w:proofErr w:type="spellStart"/>
      <w:r>
        <w:t>Wolovich</w:t>
      </w:r>
      <w:proofErr w:type="spellEnd"/>
      <w:r w:rsidR="00F86B59">
        <w:rPr>
          <w:color w:val="000000"/>
          <w:shd w:val="clear" w:color="auto" w:fill="FFFFFF"/>
        </w:rPr>
        <w:t>, W.:</w:t>
      </w:r>
      <w:r w:rsidR="00F86B59">
        <w:rPr>
          <w:rStyle w:val="apple-converted-space"/>
          <w:color w:val="000000"/>
          <w:shd w:val="clear" w:color="auto" w:fill="FFFFFF"/>
        </w:rPr>
        <w:t> </w:t>
      </w:r>
      <w:r w:rsidR="00F86B59" w:rsidRPr="00F86B59">
        <w:rPr>
          <w:iCs/>
          <w:color w:val="000000"/>
          <w:shd w:val="clear" w:color="auto" w:fill="FFFFFF"/>
        </w:rPr>
        <w:t>Robotics: Basic Analysis and Design</w:t>
      </w:r>
      <w:r w:rsidR="00F86B59" w:rsidRPr="00F86B59">
        <w:rPr>
          <w:color w:val="000000"/>
          <w:shd w:val="clear" w:color="auto" w:fill="FFFFFF"/>
        </w:rPr>
        <w:t>.</w:t>
      </w:r>
      <w:r w:rsidR="00F86B59">
        <w:rPr>
          <w:color w:val="000000"/>
          <w:shd w:val="clear" w:color="auto" w:fill="FFFFFF"/>
        </w:rPr>
        <w:t xml:space="preserve"> Holt, Rinehart and Winston, New York (1987)</w:t>
      </w:r>
    </w:p>
    <w:p w14:paraId="7DEFA4A9" w14:textId="77777777" w:rsidR="00E7496B" w:rsidRPr="00E7496B" w:rsidRDefault="00E7496B" w:rsidP="00E7496B">
      <w:pPr>
        <w:pStyle w:val="reference"/>
        <w:jc w:val="left"/>
        <w:rPr>
          <w:rFonts w:ascii="Courant" w:hAnsi="Courant"/>
          <w:color w:val="000000"/>
          <w:shd w:val="clear" w:color="auto" w:fill="FFFFFF"/>
        </w:rPr>
      </w:pPr>
      <w:r>
        <w:rPr>
          <w:color w:val="000000"/>
          <w:shd w:val="clear" w:color="auto" w:fill="FFFFFF"/>
        </w:rPr>
        <w:t xml:space="preserve">12. </w:t>
      </w:r>
      <w:proofErr w:type="spellStart"/>
      <w:r>
        <w:t>Webots</w:t>
      </w:r>
      <w:proofErr w:type="spellEnd"/>
      <w:r>
        <w:t xml:space="preserve"> User Guide, </w:t>
      </w:r>
      <w:r w:rsidRPr="00E7496B">
        <w:rPr>
          <w:rFonts w:ascii="Courant" w:hAnsi="Courant"/>
        </w:rPr>
        <w:t>http://www.cyberbotics.com/dvd/common/doc/webots/guide/section8.1.html</w:t>
      </w:r>
    </w:p>
    <w:p w14:paraId="6D8CEC02" w14:textId="77777777" w:rsidR="00F148B1" w:rsidRDefault="00E7496B" w:rsidP="00CB1733">
      <w:pPr>
        <w:pStyle w:val="reference"/>
        <w:rPr>
          <w:color w:val="000000"/>
          <w:shd w:val="clear" w:color="auto" w:fill="FFFFFF"/>
        </w:rPr>
      </w:pPr>
      <w:r>
        <w:rPr>
          <w:color w:val="000000"/>
          <w:shd w:val="clear" w:color="auto" w:fill="FFFFFF"/>
        </w:rPr>
        <w:t xml:space="preserve">13. </w:t>
      </w:r>
      <w:proofErr w:type="spellStart"/>
      <w:r w:rsidR="003A1999">
        <w:rPr>
          <w:color w:val="000000"/>
          <w:shd w:val="clear" w:color="auto" w:fill="FFFFFF"/>
        </w:rPr>
        <w:t>Siegwart</w:t>
      </w:r>
      <w:proofErr w:type="spellEnd"/>
      <w:r w:rsidR="003A1999">
        <w:rPr>
          <w:color w:val="000000"/>
          <w:shd w:val="clear" w:color="auto" w:fill="FFFFFF"/>
        </w:rPr>
        <w:t xml:space="preserve">, R., </w:t>
      </w:r>
      <w:proofErr w:type="spellStart"/>
      <w:r w:rsidR="003A1999">
        <w:rPr>
          <w:color w:val="000000"/>
          <w:shd w:val="clear" w:color="auto" w:fill="FFFFFF"/>
        </w:rPr>
        <w:t>Nourbakhsh</w:t>
      </w:r>
      <w:proofErr w:type="spellEnd"/>
      <w:r w:rsidR="003A1999">
        <w:rPr>
          <w:color w:val="000000"/>
          <w:shd w:val="clear" w:color="auto" w:fill="FFFFFF"/>
        </w:rPr>
        <w:t>, I</w:t>
      </w:r>
      <w:r w:rsidR="003A1999" w:rsidRPr="00F86B59">
        <w:rPr>
          <w:color w:val="000000"/>
          <w:shd w:val="clear" w:color="auto" w:fill="FFFFFF"/>
        </w:rPr>
        <w:t>.</w:t>
      </w:r>
      <w:r w:rsidR="003A1999">
        <w:rPr>
          <w:color w:val="000000"/>
          <w:shd w:val="clear" w:color="auto" w:fill="FFFFFF"/>
        </w:rPr>
        <w:t>:</w:t>
      </w:r>
      <w:r w:rsidR="003A1999" w:rsidRPr="00F86B59">
        <w:rPr>
          <w:rStyle w:val="apple-converted-space"/>
          <w:color w:val="000000"/>
          <w:shd w:val="clear" w:color="auto" w:fill="FFFFFF"/>
        </w:rPr>
        <w:t> </w:t>
      </w:r>
      <w:r w:rsidR="003A1999" w:rsidRPr="00F86B59">
        <w:rPr>
          <w:iCs/>
          <w:color w:val="000000"/>
          <w:shd w:val="clear" w:color="auto" w:fill="FFFFFF"/>
        </w:rPr>
        <w:t>Introduction to Autonomous Mobile Robots</w:t>
      </w:r>
      <w:r w:rsidR="003A1999" w:rsidRPr="00F86B59">
        <w:rPr>
          <w:color w:val="000000"/>
          <w:shd w:val="clear" w:color="auto" w:fill="FFFFFF"/>
        </w:rPr>
        <w:t>.</w:t>
      </w:r>
      <w:r w:rsidR="003A1999">
        <w:rPr>
          <w:color w:val="000000"/>
          <w:shd w:val="clear" w:color="auto" w:fill="FFFFFF"/>
        </w:rPr>
        <w:t xml:space="preserve"> MIT, Massachusetts (2004)</w:t>
      </w:r>
    </w:p>
    <w:p w14:paraId="3B61EF9C" w14:textId="754B9287" w:rsidR="00B80D0D" w:rsidRPr="00773340" w:rsidRDefault="00B80D0D" w:rsidP="00CB1733">
      <w:pPr>
        <w:pStyle w:val="reference"/>
        <w:rPr>
          <w:rFonts w:ascii="Times New Roman" w:hAnsi="Times New Roman"/>
          <w:shd w:val="clear" w:color="auto" w:fill="FFFFFF"/>
          <w:lang w:eastAsia="en-US"/>
        </w:rPr>
      </w:pPr>
      <w:r>
        <w:rPr>
          <w:color w:val="000000"/>
          <w:shd w:val="clear" w:color="auto" w:fill="FFFFFF"/>
        </w:rPr>
        <w:t xml:space="preserve">14. </w:t>
      </w:r>
      <w:proofErr w:type="spellStart"/>
      <w:r w:rsidR="00773340">
        <w:rPr>
          <w:rFonts w:ascii="Times New Roman" w:hAnsi="Times New Roman"/>
          <w:shd w:val="clear" w:color="auto" w:fill="FFFFFF"/>
          <w:lang w:eastAsia="en-US"/>
        </w:rPr>
        <w:t>Mondada</w:t>
      </w:r>
      <w:proofErr w:type="spellEnd"/>
      <w:r w:rsidR="00773340">
        <w:rPr>
          <w:rFonts w:ascii="Times New Roman" w:hAnsi="Times New Roman"/>
          <w:shd w:val="clear" w:color="auto" w:fill="FFFFFF"/>
          <w:lang w:eastAsia="en-US"/>
        </w:rPr>
        <w:t>, F.</w:t>
      </w:r>
      <w:r w:rsidRPr="00B80D0D">
        <w:rPr>
          <w:rFonts w:ascii="Times New Roman" w:hAnsi="Times New Roman"/>
          <w:shd w:val="clear" w:color="auto" w:fill="FFFFFF"/>
          <w:lang w:eastAsia="en-US"/>
        </w:rPr>
        <w:t>, et al.</w:t>
      </w:r>
      <w:r>
        <w:rPr>
          <w:rFonts w:ascii="Times New Roman" w:hAnsi="Times New Roman"/>
          <w:shd w:val="clear" w:color="auto" w:fill="FFFFFF"/>
          <w:lang w:eastAsia="en-US"/>
        </w:rPr>
        <w:t xml:space="preserve">: </w:t>
      </w:r>
      <w:r w:rsidRPr="00B80D0D">
        <w:rPr>
          <w:rFonts w:ascii="Times New Roman" w:hAnsi="Times New Roman"/>
          <w:shd w:val="clear" w:color="auto" w:fill="FFFFFF"/>
          <w:lang w:eastAsia="en-US"/>
        </w:rPr>
        <w:t>The e-puck, a robot designe</w:t>
      </w:r>
      <w:r>
        <w:rPr>
          <w:rFonts w:ascii="Times New Roman" w:hAnsi="Times New Roman"/>
          <w:shd w:val="clear" w:color="auto" w:fill="FFFFFF"/>
          <w:lang w:eastAsia="en-US"/>
        </w:rPr>
        <w:t>d for education in engineering. In</w:t>
      </w:r>
      <w:r w:rsidRPr="00B80D0D">
        <w:rPr>
          <w:rFonts w:ascii="Times New Roman" w:hAnsi="Times New Roman"/>
          <w:shd w:val="clear" w:color="auto" w:fill="FFFFFF"/>
          <w:lang w:eastAsia="en-US"/>
        </w:rPr>
        <w:t>: </w:t>
      </w:r>
      <w:r w:rsidRPr="00B80D0D">
        <w:rPr>
          <w:rFonts w:ascii="Times New Roman" w:hAnsi="Times New Roman"/>
          <w:iCs/>
          <w:shd w:val="clear" w:color="auto" w:fill="FFFFFF"/>
          <w:lang w:eastAsia="en-US"/>
        </w:rPr>
        <w:t>Proceedings of the 9th conference on autonomous robot systems and competitions</w:t>
      </w:r>
      <w:r>
        <w:rPr>
          <w:rFonts w:ascii="Times New Roman" w:hAnsi="Times New Roman"/>
          <w:shd w:val="clear" w:color="auto" w:fill="FFFFFF"/>
          <w:lang w:eastAsia="en-US"/>
        </w:rPr>
        <w:t xml:space="preserve">, Vol. 1. </w:t>
      </w:r>
      <w:r w:rsidRPr="00773340">
        <w:rPr>
          <w:rFonts w:ascii="Times New Roman" w:hAnsi="Times New Roman"/>
          <w:shd w:val="clear" w:color="auto" w:fill="FFFFFF"/>
          <w:lang w:eastAsia="en-US"/>
        </w:rPr>
        <w:t>No. 1 (2009)</w:t>
      </w:r>
    </w:p>
    <w:p w14:paraId="1535DEA3" w14:textId="55C36487" w:rsidR="00773340" w:rsidRPr="00773340" w:rsidRDefault="00773340" w:rsidP="00CB1733">
      <w:pPr>
        <w:pStyle w:val="reference"/>
        <w:rPr>
          <w:rFonts w:ascii="Times New Roman" w:hAnsi="Times New Roman"/>
          <w:sz w:val="16"/>
        </w:rPr>
      </w:pPr>
      <w:r w:rsidRPr="00773340">
        <w:rPr>
          <w:shd w:val="clear" w:color="auto" w:fill="FFFFFF"/>
        </w:rPr>
        <w:t>15.</w:t>
      </w:r>
      <w:r w:rsidRPr="00773340">
        <w:rPr>
          <w:rFonts w:ascii="Times New Roman" w:hAnsi="Times New Roman"/>
          <w:shd w:val="clear" w:color="auto" w:fill="FFFFFF"/>
          <w:lang w:eastAsia="en-US"/>
        </w:rPr>
        <w:t xml:space="preserve"> </w:t>
      </w:r>
      <w:proofErr w:type="spellStart"/>
      <w:r>
        <w:rPr>
          <w:rFonts w:ascii="Times New Roman" w:hAnsi="Times New Roman"/>
          <w:shd w:val="clear" w:color="auto" w:fill="FFFFFF"/>
        </w:rPr>
        <w:t>Thrun</w:t>
      </w:r>
      <w:proofErr w:type="spellEnd"/>
      <w:r>
        <w:rPr>
          <w:rFonts w:ascii="Times New Roman" w:hAnsi="Times New Roman"/>
          <w:shd w:val="clear" w:color="auto" w:fill="FFFFFF"/>
        </w:rPr>
        <w:t>, S</w:t>
      </w:r>
      <w:r w:rsidRPr="00773340">
        <w:rPr>
          <w:rFonts w:ascii="Times New Roman" w:hAnsi="Times New Roman"/>
          <w:shd w:val="clear" w:color="auto" w:fill="FFFFFF"/>
        </w:rPr>
        <w:t>.</w:t>
      </w:r>
      <w:r>
        <w:rPr>
          <w:rFonts w:ascii="Times New Roman" w:hAnsi="Times New Roman"/>
          <w:shd w:val="clear" w:color="auto" w:fill="FFFFFF"/>
        </w:rPr>
        <w:t xml:space="preserve">: </w:t>
      </w:r>
      <w:r w:rsidRPr="00773340">
        <w:rPr>
          <w:rFonts w:ascii="Times New Roman" w:hAnsi="Times New Roman"/>
          <w:shd w:val="clear" w:color="auto" w:fill="FFFFFF"/>
        </w:rPr>
        <w:t>Robotic mapping: A survey. </w:t>
      </w:r>
      <w:r>
        <w:rPr>
          <w:rFonts w:ascii="Times New Roman" w:hAnsi="Times New Roman"/>
          <w:shd w:val="clear" w:color="auto" w:fill="FFFFFF"/>
        </w:rPr>
        <w:t xml:space="preserve">In: </w:t>
      </w:r>
      <w:r w:rsidRPr="00773340">
        <w:rPr>
          <w:rFonts w:ascii="Times New Roman" w:hAnsi="Times New Roman"/>
          <w:iCs/>
          <w:shd w:val="clear" w:color="auto" w:fill="FFFFFF"/>
        </w:rPr>
        <w:t>Exploring artificial intelligence in the new millennium</w:t>
      </w:r>
      <w:r>
        <w:rPr>
          <w:rFonts w:ascii="Times New Roman" w:hAnsi="Times New Roman"/>
          <w:shd w:val="clear" w:color="auto" w:fill="FFFFFF"/>
        </w:rPr>
        <w:t>, pages 1-35</w:t>
      </w:r>
      <w:r w:rsidRPr="00773340">
        <w:rPr>
          <w:rFonts w:ascii="Times New Roman" w:hAnsi="Times New Roman"/>
          <w:shd w:val="clear" w:color="auto" w:fill="FFFFFF"/>
        </w:rPr>
        <w:t> (2002)</w:t>
      </w:r>
    </w:p>
    <w:sectPr w:rsidR="00773340" w:rsidRPr="00773340">
      <w:pgSz w:w="11907" w:h="16840" w:code="9"/>
      <w:pgMar w:top="2948" w:right="2495" w:bottom="2948" w:left="2495" w:header="2381" w:footer="1389" w:gutter="0"/>
      <w:cols w:space="720"/>
      <w:noEndnote/>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DrN" w:date="2013-09-06T16:06:00Z" w:initials="D">
    <w:p w14:paraId="2A6B59BA" w14:textId="57505EEC" w:rsidR="00E60936" w:rsidRDefault="00E60936">
      <w:pPr>
        <w:pStyle w:val="CommentText"/>
      </w:pPr>
      <w:r>
        <w:rPr>
          <w:rStyle w:val="CommentReference"/>
        </w:rPr>
        <w:annotationRef/>
      </w:r>
      <w:r>
        <w:t xml:space="preserve">Measurement noise (error in the landmark/robot measurement) is secondary – the process noise or the </w:t>
      </w:r>
      <w:proofErr w:type="spellStart"/>
      <w:r>
        <w:t>odom</w:t>
      </w:r>
      <w:r w:rsidR="008D7DCF">
        <w:t>etry</w:t>
      </w:r>
      <w:proofErr w:type="spellEnd"/>
      <w:r w:rsidR="008D7DCF">
        <w:t xml:space="preserve"> noise is the primary one. </w:t>
      </w:r>
    </w:p>
  </w:comment>
  <w:comment w:id="4" w:author="DrN" w:date="2013-09-06T16:06:00Z" w:initials="D">
    <w:p w14:paraId="2850B66E" w14:textId="77777777" w:rsidR="008D7DCF" w:rsidRDefault="008D7DCF" w:rsidP="008D7DCF">
      <w:pPr>
        <w:pStyle w:val="CommentText"/>
      </w:pPr>
      <w:r>
        <w:rPr>
          <w:rStyle w:val="CommentReference"/>
        </w:rPr>
        <w:annotationRef/>
      </w:r>
      <w:r>
        <w:t>If you want to say something statistical, you’d call the noises correlated (I read a good discussion of this this AM in [13].)</w:t>
      </w:r>
    </w:p>
    <w:p w14:paraId="2CB15BC4" w14:textId="2B1A3ADB" w:rsidR="008D7DCF" w:rsidRDefault="008D7DCF">
      <w:pPr>
        <w:pStyle w:val="CommentText"/>
      </w:pPr>
    </w:p>
  </w:comment>
  <w:comment w:id="26" w:author="Kevin Nickels" w:date="2013-09-02T23:10:00Z" w:initials="KN">
    <w:p w14:paraId="5932A7A8" w14:textId="08115455" w:rsidR="00E60936" w:rsidRDefault="00E60936">
      <w:pPr>
        <w:pStyle w:val="CommentText"/>
      </w:pPr>
      <w:r>
        <w:rPr>
          <w:rStyle w:val="CommentReference"/>
        </w:rPr>
        <w:annotationRef/>
      </w:r>
      <w:r>
        <w:t>I can’t find a scholarly source for this paper. Is there a database where I can search for it?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906FEB" w14:textId="77777777" w:rsidR="00E60936" w:rsidRDefault="00E60936">
      <w:r>
        <w:separator/>
      </w:r>
    </w:p>
  </w:endnote>
  <w:endnote w:type="continuationSeparator" w:id="0">
    <w:p w14:paraId="435C0463" w14:textId="77777777" w:rsidR="00E60936" w:rsidRDefault="00E609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0000000000000000000"/>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ant">
    <w:altName w:val="Andale Mono"/>
    <w:charset w:val="00"/>
    <w:family w:val="modern"/>
    <w:pitch w:val="fixed"/>
    <w:sig w:usb0="80000027"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FAFDCA" w14:textId="77777777" w:rsidR="00E60936" w:rsidRDefault="00E60936">
      <w:r>
        <w:separator/>
      </w:r>
    </w:p>
  </w:footnote>
  <w:footnote w:type="continuationSeparator" w:id="0">
    <w:p w14:paraId="740EBF9B" w14:textId="77777777" w:rsidR="00E60936" w:rsidRDefault="00E6093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674F1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2">
    <w:nsid w:val="33BF5470"/>
    <w:multiLevelType w:val="singleLevel"/>
    <w:tmpl w:val="6F4E66F0"/>
    <w:lvl w:ilvl="0">
      <w:start w:val="1"/>
      <w:numFmt w:val="decimal"/>
      <w:lvlText w:val="%1."/>
      <w:legacy w:legacy="1" w:legacySpace="0" w:legacyIndent="227"/>
      <w:lvlJc w:val="left"/>
      <w:pPr>
        <w:ind w:left="227" w:hanging="227"/>
      </w:pPr>
    </w:lvl>
  </w:abstractNum>
  <w:abstractNum w:abstractNumId="3">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evenAndOddHeaders/>
  <w:drawingGridHorizontalSpacing w:val="120"/>
  <w:drawingGridVerticalSpacing w:val="120"/>
  <w:displayVerticalDrawingGridEvery w:val="0"/>
  <w:doNotUseMarginsForDrawingGridOrigin/>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2DC"/>
    <w:rsid w:val="00016CB7"/>
    <w:rsid w:val="000236D9"/>
    <w:rsid w:val="00040D46"/>
    <w:rsid w:val="00050DFE"/>
    <w:rsid w:val="00067D54"/>
    <w:rsid w:val="00074E69"/>
    <w:rsid w:val="00094440"/>
    <w:rsid w:val="000A1B55"/>
    <w:rsid w:val="000B1CFE"/>
    <w:rsid w:val="000B431F"/>
    <w:rsid w:val="000D5760"/>
    <w:rsid w:val="000F2C3A"/>
    <w:rsid w:val="001061BB"/>
    <w:rsid w:val="00134273"/>
    <w:rsid w:val="00134480"/>
    <w:rsid w:val="00134A37"/>
    <w:rsid w:val="00140A71"/>
    <w:rsid w:val="00141594"/>
    <w:rsid w:val="0016083C"/>
    <w:rsid w:val="00165C6D"/>
    <w:rsid w:val="001760A9"/>
    <w:rsid w:val="001904E1"/>
    <w:rsid w:val="001A31BB"/>
    <w:rsid w:val="001C31B7"/>
    <w:rsid w:val="001D3036"/>
    <w:rsid w:val="001E2B8E"/>
    <w:rsid w:val="001F4742"/>
    <w:rsid w:val="00201698"/>
    <w:rsid w:val="00201EA6"/>
    <w:rsid w:val="00203798"/>
    <w:rsid w:val="0021430A"/>
    <w:rsid w:val="002263CD"/>
    <w:rsid w:val="00252BAB"/>
    <w:rsid w:val="0027114A"/>
    <w:rsid w:val="00293BDC"/>
    <w:rsid w:val="002A3EE9"/>
    <w:rsid w:val="002B2ECE"/>
    <w:rsid w:val="002C1ADD"/>
    <w:rsid w:val="002C2B6F"/>
    <w:rsid w:val="002E3DC0"/>
    <w:rsid w:val="00333DF0"/>
    <w:rsid w:val="0034057F"/>
    <w:rsid w:val="00344E91"/>
    <w:rsid w:val="0034765D"/>
    <w:rsid w:val="00350234"/>
    <w:rsid w:val="003A1999"/>
    <w:rsid w:val="003C5FA0"/>
    <w:rsid w:val="003D3C40"/>
    <w:rsid w:val="003E68D0"/>
    <w:rsid w:val="003E7346"/>
    <w:rsid w:val="0041409C"/>
    <w:rsid w:val="00432D30"/>
    <w:rsid w:val="004450EC"/>
    <w:rsid w:val="00450DD5"/>
    <w:rsid w:val="004A2A93"/>
    <w:rsid w:val="004A422E"/>
    <w:rsid w:val="004B0E8B"/>
    <w:rsid w:val="004C4033"/>
    <w:rsid w:val="004C5CDA"/>
    <w:rsid w:val="004C6F48"/>
    <w:rsid w:val="004F15D1"/>
    <w:rsid w:val="004F4641"/>
    <w:rsid w:val="004F7B2C"/>
    <w:rsid w:val="00530242"/>
    <w:rsid w:val="0058119F"/>
    <w:rsid w:val="00586CFF"/>
    <w:rsid w:val="005A7C1E"/>
    <w:rsid w:val="0062004B"/>
    <w:rsid w:val="006225EA"/>
    <w:rsid w:val="00637A73"/>
    <w:rsid w:val="00652234"/>
    <w:rsid w:val="00657488"/>
    <w:rsid w:val="00657DAE"/>
    <w:rsid w:val="00663895"/>
    <w:rsid w:val="0067477F"/>
    <w:rsid w:val="00683183"/>
    <w:rsid w:val="006A1BD8"/>
    <w:rsid w:val="00703B5C"/>
    <w:rsid w:val="00706921"/>
    <w:rsid w:val="007131A7"/>
    <w:rsid w:val="00727EB0"/>
    <w:rsid w:val="007309D0"/>
    <w:rsid w:val="007507DC"/>
    <w:rsid w:val="00771C04"/>
    <w:rsid w:val="00773340"/>
    <w:rsid w:val="00794A59"/>
    <w:rsid w:val="007D525B"/>
    <w:rsid w:val="007F4957"/>
    <w:rsid w:val="00821600"/>
    <w:rsid w:val="00863389"/>
    <w:rsid w:val="00863B22"/>
    <w:rsid w:val="00865240"/>
    <w:rsid w:val="0087119C"/>
    <w:rsid w:val="008A0799"/>
    <w:rsid w:val="008D1A88"/>
    <w:rsid w:val="008D7DCF"/>
    <w:rsid w:val="00904F77"/>
    <w:rsid w:val="00914605"/>
    <w:rsid w:val="009304AE"/>
    <w:rsid w:val="00934F90"/>
    <w:rsid w:val="0094648B"/>
    <w:rsid w:val="00953FDA"/>
    <w:rsid w:val="009942DC"/>
    <w:rsid w:val="009A01D1"/>
    <w:rsid w:val="009B1D59"/>
    <w:rsid w:val="009C3167"/>
    <w:rsid w:val="009D2CCC"/>
    <w:rsid w:val="009D7829"/>
    <w:rsid w:val="009E4113"/>
    <w:rsid w:val="009F4136"/>
    <w:rsid w:val="009F532F"/>
    <w:rsid w:val="00A02F42"/>
    <w:rsid w:val="00A063EB"/>
    <w:rsid w:val="00A61B46"/>
    <w:rsid w:val="00A626B2"/>
    <w:rsid w:val="00A8258F"/>
    <w:rsid w:val="00A82AC2"/>
    <w:rsid w:val="00AB1729"/>
    <w:rsid w:val="00AC1EAC"/>
    <w:rsid w:val="00AE0359"/>
    <w:rsid w:val="00AE1E08"/>
    <w:rsid w:val="00AF509C"/>
    <w:rsid w:val="00B0076B"/>
    <w:rsid w:val="00B069EE"/>
    <w:rsid w:val="00B179FC"/>
    <w:rsid w:val="00B23298"/>
    <w:rsid w:val="00B27E49"/>
    <w:rsid w:val="00B3257D"/>
    <w:rsid w:val="00B33D46"/>
    <w:rsid w:val="00B80D0D"/>
    <w:rsid w:val="00BA4CD5"/>
    <w:rsid w:val="00BB2826"/>
    <w:rsid w:val="00BE418C"/>
    <w:rsid w:val="00C04A54"/>
    <w:rsid w:val="00C21DCE"/>
    <w:rsid w:val="00C25C89"/>
    <w:rsid w:val="00C45DBD"/>
    <w:rsid w:val="00C837B0"/>
    <w:rsid w:val="00C931CF"/>
    <w:rsid w:val="00C951AE"/>
    <w:rsid w:val="00CA2BA1"/>
    <w:rsid w:val="00CB1733"/>
    <w:rsid w:val="00CC6612"/>
    <w:rsid w:val="00CE4F97"/>
    <w:rsid w:val="00CF0521"/>
    <w:rsid w:val="00D15D54"/>
    <w:rsid w:val="00D25733"/>
    <w:rsid w:val="00D4304C"/>
    <w:rsid w:val="00D46E59"/>
    <w:rsid w:val="00D6143B"/>
    <w:rsid w:val="00D635C4"/>
    <w:rsid w:val="00D806F5"/>
    <w:rsid w:val="00D81FC1"/>
    <w:rsid w:val="00D95A01"/>
    <w:rsid w:val="00DA5D4C"/>
    <w:rsid w:val="00DB091E"/>
    <w:rsid w:val="00DC2926"/>
    <w:rsid w:val="00DC5B67"/>
    <w:rsid w:val="00E00280"/>
    <w:rsid w:val="00E03789"/>
    <w:rsid w:val="00E04A1F"/>
    <w:rsid w:val="00E161D1"/>
    <w:rsid w:val="00E30616"/>
    <w:rsid w:val="00E3194C"/>
    <w:rsid w:val="00E3380D"/>
    <w:rsid w:val="00E37837"/>
    <w:rsid w:val="00E60936"/>
    <w:rsid w:val="00E61767"/>
    <w:rsid w:val="00E7496B"/>
    <w:rsid w:val="00EA1D86"/>
    <w:rsid w:val="00EA3688"/>
    <w:rsid w:val="00EA3C57"/>
    <w:rsid w:val="00ED75C8"/>
    <w:rsid w:val="00EF40F6"/>
    <w:rsid w:val="00F148B1"/>
    <w:rsid w:val="00F14EC3"/>
    <w:rsid w:val="00F35037"/>
    <w:rsid w:val="00F37D4C"/>
    <w:rsid w:val="00F37DBD"/>
    <w:rsid w:val="00F633ED"/>
    <w:rsid w:val="00F778B8"/>
    <w:rsid w:val="00F824A6"/>
    <w:rsid w:val="00F83017"/>
    <w:rsid w:val="00F86B59"/>
    <w:rsid w:val="00F94F31"/>
    <w:rsid w:val="00FF7D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4502C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1D59"/>
    <w:pPr>
      <w:ind w:firstLine="227"/>
      <w:jc w:val="both"/>
    </w:pPr>
    <w:rPr>
      <w:rFonts w:ascii="Times" w:hAnsi="Times"/>
      <w:lang w:eastAsia="de-DE"/>
    </w:rPr>
  </w:style>
  <w:style w:type="paragraph" w:styleId="Heading1">
    <w:name w:val="heading 1"/>
    <w:basedOn w:val="Normal"/>
    <w:next w:val="Normal"/>
    <w:qFormat/>
    <w:pPr>
      <w:keepNext/>
      <w:keepLines/>
      <w:pageBreakBefore/>
      <w:tabs>
        <w:tab w:val="left" w:pos="284"/>
      </w:tabs>
      <w:suppressAutoHyphens/>
      <w:spacing w:after="1600" w:line="320" w:lineRule="exact"/>
      <w:ind w:firstLine="0"/>
      <w:outlineLvl w:val="0"/>
    </w:pPr>
    <w:rPr>
      <w:b/>
      <w:sz w:val="28"/>
    </w:rPr>
  </w:style>
  <w:style w:type="paragraph" w:styleId="Heading2">
    <w:name w:val="heading 2"/>
    <w:basedOn w:val="Normal"/>
    <w:next w:val="Normal"/>
    <w:qFormat/>
    <w:pPr>
      <w:keepNext/>
      <w:keepLines/>
      <w:tabs>
        <w:tab w:val="left" w:pos="454"/>
      </w:tabs>
      <w:suppressAutoHyphens/>
      <w:spacing w:before="520" w:after="280" w:line="280" w:lineRule="exact"/>
      <w:ind w:firstLine="0"/>
      <w:outlineLvl w:val="1"/>
    </w:pPr>
    <w:rPr>
      <w:b/>
    </w:rPr>
  </w:style>
  <w:style w:type="paragraph" w:styleId="Heading3">
    <w:name w:val="heading 3"/>
    <w:basedOn w:val="Normal"/>
    <w:next w:val="Normal"/>
    <w:qFormat/>
    <w:pPr>
      <w:keepNext/>
      <w:keepLines/>
      <w:tabs>
        <w:tab w:val="left" w:pos="510"/>
      </w:tabs>
      <w:suppressAutoHyphens/>
      <w:spacing w:before="440" w:after="220" w:line="240" w:lineRule="exact"/>
      <w:ind w:firstLine="0"/>
      <w:outlineLvl w:val="2"/>
    </w:pPr>
    <w:rPr>
      <w:b/>
    </w:rPr>
  </w:style>
  <w:style w:type="paragraph" w:styleId="Heading4">
    <w:name w:val="heading 4"/>
    <w:basedOn w:val="Normal"/>
    <w:next w:val="Normal"/>
    <w:qFormat/>
    <w:pPr>
      <w:keepNext/>
      <w:numPr>
        <w:ilvl w:val="3"/>
        <w:numId w:val="1"/>
      </w:numPr>
      <w:spacing w:before="240" w:after="60"/>
      <w:ind w:firstLine="0"/>
      <w:outlineLvl w:val="3"/>
    </w:pPr>
    <w:rPr>
      <w:rFonts w:ascii="Arial" w:hAnsi="Arial"/>
      <w:b/>
      <w:sz w:val="24"/>
    </w:rPr>
  </w:style>
  <w:style w:type="paragraph" w:styleId="Heading5">
    <w:name w:val="heading 5"/>
    <w:basedOn w:val="Normal"/>
    <w:next w:val="Normal"/>
    <w:qFormat/>
    <w:pPr>
      <w:numPr>
        <w:ilvl w:val="4"/>
        <w:numId w:val="1"/>
      </w:numPr>
      <w:spacing w:before="240" w:after="60"/>
      <w:ind w:firstLine="0"/>
      <w:outlineLvl w:val="4"/>
    </w:pPr>
    <w:rPr>
      <w:rFonts w:ascii="Arial" w:hAnsi="Arial"/>
      <w:sz w:val="22"/>
    </w:rPr>
  </w:style>
  <w:style w:type="paragraph" w:styleId="Heading6">
    <w:name w:val="heading 6"/>
    <w:basedOn w:val="Normal"/>
    <w:next w:val="Normal"/>
    <w:qFormat/>
    <w:pPr>
      <w:numPr>
        <w:ilvl w:val="5"/>
        <w:numId w:val="1"/>
      </w:numPr>
      <w:spacing w:before="240" w:after="60"/>
      <w:ind w:firstLine="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ind w:firstLine="0"/>
      <w:outlineLvl w:val="6"/>
    </w:pPr>
    <w:rPr>
      <w:rFonts w:ascii="Arial" w:hAnsi="Arial"/>
    </w:rPr>
  </w:style>
  <w:style w:type="paragraph" w:styleId="Heading8">
    <w:name w:val="heading 8"/>
    <w:basedOn w:val="Normal"/>
    <w:next w:val="Normal"/>
    <w:qFormat/>
    <w:pPr>
      <w:numPr>
        <w:ilvl w:val="7"/>
        <w:numId w:val="1"/>
      </w:numPr>
      <w:spacing w:before="240" w:after="60"/>
      <w:ind w:firstLine="0"/>
      <w:outlineLvl w:val="7"/>
    </w:pPr>
    <w:rPr>
      <w:rFonts w:ascii="Arial" w:hAnsi="Arial"/>
      <w:i/>
    </w:rPr>
  </w:style>
  <w:style w:type="paragraph" w:styleId="Heading9">
    <w:name w:val="heading 9"/>
    <w:basedOn w:val="Normal"/>
    <w:next w:val="Normal"/>
    <w:qFormat/>
    <w:pPr>
      <w:numPr>
        <w:ilvl w:val="8"/>
        <w:numId w:val="1"/>
      </w:numPr>
      <w:spacing w:before="240" w:after="60"/>
      <w:ind w:firstLine="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pPr>
      <w:spacing w:after="220"/>
      <w:jc w:val="center"/>
    </w:pPr>
  </w:style>
  <w:style w:type="paragraph" w:customStyle="1" w:styleId="authorinfo">
    <w:name w:val="authorinfo"/>
    <w:basedOn w:val="Normal"/>
    <w:next w:val="email"/>
    <w:pPr>
      <w:jc w:val="center"/>
    </w:pPr>
    <w:rPr>
      <w:sz w:val="18"/>
    </w:rPr>
  </w:style>
  <w:style w:type="paragraph" w:customStyle="1" w:styleId="email">
    <w:name w:val="email"/>
    <w:basedOn w:val="Normal"/>
    <w:next w:val="abstract"/>
    <w:pPr>
      <w:jc w:val="center"/>
    </w:pPr>
    <w:rPr>
      <w:sz w:val="18"/>
    </w:rPr>
  </w:style>
  <w:style w:type="paragraph" w:customStyle="1" w:styleId="heading10">
    <w:name w:val="heading1"/>
    <w:basedOn w:val="Normal"/>
    <w:next w:val="p1a"/>
    <w:pPr>
      <w:keepNext/>
      <w:keepLines/>
      <w:tabs>
        <w:tab w:val="left" w:pos="454"/>
      </w:tabs>
      <w:suppressAutoHyphens/>
      <w:spacing w:before="520" w:after="280"/>
      <w:ind w:firstLine="0"/>
    </w:pPr>
    <w:rPr>
      <w:b/>
      <w:sz w:val="24"/>
    </w:rPr>
  </w:style>
  <w:style w:type="paragraph" w:customStyle="1" w:styleId="heading20">
    <w:name w:val="heading2"/>
    <w:basedOn w:val="Normal"/>
    <w:next w:val="p1a"/>
    <w:pPr>
      <w:keepNext/>
      <w:keepLines/>
      <w:tabs>
        <w:tab w:val="left" w:pos="510"/>
      </w:tabs>
      <w:suppressAutoHyphens/>
      <w:spacing w:before="440" w:after="220"/>
      <w:ind w:firstLine="0"/>
    </w:pPr>
    <w:rPr>
      <w:b/>
    </w:rPr>
  </w:style>
  <w:style w:type="paragraph" w:customStyle="1" w:styleId="heading30">
    <w:name w:val="heading3"/>
    <w:basedOn w:val="Normal"/>
    <w:next w:val="p1a"/>
    <w:link w:val="heading3Zchn"/>
    <w:pPr>
      <w:keepNext/>
      <w:keepLines/>
      <w:tabs>
        <w:tab w:val="left" w:pos="284"/>
      </w:tabs>
      <w:suppressAutoHyphens/>
      <w:spacing w:before="320"/>
      <w:ind w:firstLine="0"/>
    </w:pPr>
    <w:rPr>
      <w:b/>
    </w:rPr>
  </w:style>
  <w:style w:type="paragraph" w:customStyle="1" w:styleId="equation">
    <w:name w:val="equation"/>
    <w:basedOn w:val="Normal"/>
    <w:next w:val="Normal"/>
    <w:pPr>
      <w:tabs>
        <w:tab w:val="left" w:pos="6237"/>
      </w:tabs>
      <w:spacing w:before="120" w:after="120"/>
      <w:ind w:left="227"/>
      <w:jc w:val="center"/>
    </w:pPr>
  </w:style>
  <w:style w:type="paragraph" w:customStyle="1" w:styleId="figlegend">
    <w:name w:val="figlegend"/>
    <w:basedOn w:val="Normal"/>
    <w:next w:val="Normal"/>
    <w:pPr>
      <w:keepNext/>
      <w:keepLines/>
      <w:spacing w:before="120" w:after="240"/>
      <w:ind w:firstLine="0"/>
    </w:pPr>
    <w:rPr>
      <w:sz w:val="18"/>
    </w:rPr>
  </w:style>
  <w:style w:type="paragraph" w:customStyle="1" w:styleId="tablelegend">
    <w:name w:val="tablelegend"/>
    <w:basedOn w:val="Normal"/>
    <w:next w:val="Normal"/>
    <w:pPr>
      <w:keepNext/>
      <w:keepLines/>
      <w:spacing w:before="240" w:after="120"/>
      <w:ind w:firstLine="0"/>
    </w:pPr>
    <w:rPr>
      <w:sz w:val="18"/>
      <w:lang w:val="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pPr>
      <w:ind w:firstLine="0"/>
    </w:pPr>
  </w:style>
  <w:style w:type="paragraph" w:customStyle="1" w:styleId="reference">
    <w:name w:val="reference"/>
    <w:basedOn w:val="Normal"/>
    <w:pPr>
      <w:ind w:left="227" w:hanging="227"/>
    </w:pPr>
    <w:rPr>
      <w:sz w:val="18"/>
    </w:rPr>
  </w:style>
  <w:style w:type="character" w:styleId="FootnoteReference">
    <w:name w:val="footnote reference"/>
    <w:uiPriority w:val="99"/>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pPr>
  </w:style>
  <w:style w:type="paragraph" w:customStyle="1" w:styleId="NumberedItem">
    <w:name w:val="Numbered Item"/>
    <w:basedOn w:val="Item"/>
  </w:style>
  <w:style w:type="paragraph" w:styleId="FootnoteText">
    <w:name w:val="footnote text"/>
    <w:basedOn w:val="Normal"/>
    <w:link w:val="FootnoteTextChar"/>
    <w:uiPriority w:val="99"/>
    <w:semiHidden/>
    <w:pPr>
      <w:tabs>
        <w:tab w:val="left" w:pos="170"/>
      </w:tabs>
      <w:ind w:left="170" w:hanging="170"/>
    </w:pPr>
    <w:rPr>
      <w:sz w:val="18"/>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pPr>
      <w:tabs>
        <w:tab w:val="left" w:pos="170"/>
      </w:tabs>
      <w:ind w:left="170" w:hanging="170"/>
    </w:pPr>
    <w:rPr>
      <w:sz w:val="18"/>
    </w:rPr>
  </w:style>
  <w:style w:type="paragraph" w:styleId="Caption">
    <w:name w:val="caption"/>
    <w:basedOn w:val="Normal"/>
    <w:next w:val="Normal"/>
    <w:qFormat/>
    <w:pPr>
      <w:spacing w:before="120" w:after="120"/>
    </w:pPr>
    <w:rPr>
      <w:b/>
    </w:rPr>
  </w:style>
  <w:style w:type="paragraph" w:customStyle="1" w:styleId="heading40">
    <w:name w:val="heading4"/>
    <w:basedOn w:val="Normal"/>
    <w:next w:val="p1a"/>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yperlink">
    <w:name w:val="Hyperlink"/>
    <w:rsid w:val="009B1D59"/>
    <w:rPr>
      <w:color w:val="0000FF"/>
      <w:u w:val="single"/>
    </w:rPr>
  </w:style>
  <w:style w:type="paragraph" w:customStyle="1" w:styleId="BodyText21">
    <w:name w:val="Body Text 21"/>
    <w:basedOn w:val="Normal"/>
    <w:rsid w:val="009B1D59"/>
  </w:style>
  <w:style w:type="character" w:customStyle="1" w:styleId="heading3Zchn">
    <w:name w:val="heading3 Zchn"/>
    <w:link w:val="heading30"/>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customStyle="1" w:styleId="FootnoteTextChar">
    <w:name w:val="Footnote Text Char"/>
    <w:link w:val="FootnoteText"/>
    <w:uiPriority w:val="99"/>
    <w:semiHidden/>
    <w:rsid w:val="00EF40F6"/>
    <w:rPr>
      <w:rFonts w:ascii="Times" w:hAnsi="Times"/>
      <w:sz w:val="18"/>
      <w:lang w:eastAsia="de-DE"/>
    </w:rPr>
  </w:style>
  <w:style w:type="table" w:styleId="TableGrid">
    <w:name w:val="Table Grid"/>
    <w:basedOn w:val="TableNormal"/>
    <w:uiPriority w:val="59"/>
    <w:rsid w:val="00D4304C"/>
    <w:rPr>
      <w:rFonts w:ascii="Calibri" w:eastAsia="Calibri" w:hAnsi="Calibri"/>
      <w:sz w:val="22"/>
      <w:szCs w:val="22"/>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uiPriority w:val="99"/>
    <w:semiHidden/>
    <w:unhideWhenUsed/>
    <w:rsid w:val="002C2B6F"/>
    <w:rPr>
      <w:sz w:val="18"/>
      <w:szCs w:val="18"/>
    </w:rPr>
  </w:style>
  <w:style w:type="paragraph" w:styleId="CommentText">
    <w:name w:val="annotation text"/>
    <w:basedOn w:val="Normal"/>
    <w:link w:val="CommentTextChar"/>
    <w:uiPriority w:val="99"/>
    <w:unhideWhenUsed/>
    <w:rsid w:val="002C2B6F"/>
    <w:rPr>
      <w:sz w:val="24"/>
      <w:szCs w:val="24"/>
    </w:rPr>
  </w:style>
  <w:style w:type="character" w:customStyle="1" w:styleId="CommentTextChar">
    <w:name w:val="Comment Text Char"/>
    <w:link w:val="CommentText"/>
    <w:uiPriority w:val="99"/>
    <w:rsid w:val="002C2B6F"/>
    <w:rPr>
      <w:rFonts w:ascii="Times" w:hAnsi="Times"/>
      <w:sz w:val="24"/>
      <w:szCs w:val="24"/>
      <w:lang w:eastAsia="de-DE"/>
    </w:rPr>
  </w:style>
  <w:style w:type="paragraph" w:styleId="CommentSubject">
    <w:name w:val="annotation subject"/>
    <w:basedOn w:val="CommentText"/>
    <w:next w:val="CommentText"/>
    <w:link w:val="CommentSubjectChar"/>
    <w:uiPriority w:val="99"/>
    <w:semiHidden/>
    <w:unhideWhenUsed/>
    <w:rsid w:val="002C2B6F"/>
    <w:rPr>
      <w:b/>
      <w:bCs/>
      <w:sz w:val="20"/>
      <w:szCs w:val="20"/>
    </w:rPr>
  </w:style>
  <w:style w:type="character" w:customStyle="1" w:styleId="CommentSubjectChar">
    <w:name w:val="Comment Subject Char"/>
    <w:link w:val="CommentSubject"/>
    <w:uiPriority w:val="99"/>
    <w:semiHidden/>
    <w:rsid w:val="002C2B6F"/>
    <w:rPr>
      <w:rFonts w:ascii="Times" w:hAnsi="Times"/>
      <w:b/>
      <w:bCs/>
      <w:sz w:val="24"/>
      <w:szCs w:val="24"/>
      <w:lang w:eastAsia="de-DE"/>
    </w:rPr>
  </w:style>
  <w:style w:type="paragraph" w:styleId="BalloonText">
    <w:name w:val="Balloon Text"/>
    <w:basedOn w:val="Normal"/>
    <w:link w:val="BalloonTextChar"/>
    <w:uiPriority w:val="99"/>
    <w:semiHidden/>
    <w:unhideWhenUsed/>
    <w:rsid w:val="002C2B6F"/>
    <w:rPr>
      <w:rFonts w:ascii="Lucida Grande" w:hAnsi="Lucida Grande" w:cs="Lucida Grande"/>
      <w:sz w:val="18"/>
      <w:szCs w:val="18"/>
    </w:rPr>
  </w:style>
  <w:style w:type="character" w:customStyle="1" w:styleId="BalloonTextChar">
    <w:name w:val="Balloon Text Char"/>
    <w:link w:val="BalloonText"/>
    <w:uiPriority w:val="99"/>
    <w:semiHidden/>
    <w:rsid w:val="002C2B6F"/>
    <w:rPr>
      <w:rFonts w:ascii="Lucida Grande" w:hAnsi="Lucida Grande" w:cs="Lucida Grande"/>
      <w:sz w:val="18"/>
      <w:szCs w:val="18"/>
      <w:lang w:eastAsia="de-DE"/>
    </w:rPr>
  </w:style>
  <w:style w:type="paragraph" w:styleId="HTMLPreformatted">
    <w:name w:val="HTML Preformatted"/>
    <w:basedOn w:val="Normal"/>
    <w:link w:val="HTMLPreformattedChar"/>
    <w:uiPriority w:val="99"/>
    <w:semiHidden/>
    <w:unhideWhenUsed/>
    <w:rsid w:val="002C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w:hAnsi="Courier" w:cs="Courier"/>
      <w:lang w:eastAsia="en-US"/>
    </w:rPr>
  </w:style>
  <w:style w:type="character" w:customStyle="1" w:styleId="HTMLPreformattedChar">
    <w:name w:val="HTML Preformatted Char"/>
    <w:link w:val="HTMLPreformatted"/>
    <w:uiPriority w:val="99"/>
    <w:semiHidden/>
    <w:rsid w:val="002C2B6F"/>
    <w:rPr>
      <w:rFonts w:ascii="Courier" w:hAnsi="Courier" w:cs="Courier"/>
    </w:rPr>
  </w:style>
  <w:style w:type="character" w:customStyle="1" w:styleId="apple-converted-space">
    <w:name w:val="apple-converted-space"/>
    <w:rsid w:val="0021430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1D59"/>
    <w:pPr>
      <w:ind w:firstLine="227"/>
      <w:jc w:val="both"/>
    </w:pPr>
    <w:rPr>
      <w:rFonts w:ascii="Times" w:hAnsi="Times"/>
      <w:lang w:eastAsia="de-DE"/>
    </w:rPr>
  </w:style>
  <w:style w:type="paragraph" w:styleId="Heading1">
    <w:name w:val="heading 1"/>
    <w:basedOn w:val="Normal"/>
    <w:next w:val="Normal"/>
    <w:qFormat/>
    <w:pPr>
      <w:keepNext/>
      <w:keepLines/>
      <w:pageBreakBefore/>
      <w:tabs>
        <w:tab w:val="left" w:pos="284"/>
      </w:tabs>
      <w:suppressAutoHyphens/>
      <w:spacing w:after="1600" w:line="320" w:lineRule="exact"/>
      <w:ind w:firstLine="0"/>
      <w:outlineLvl w:val="0"/>
    </w:pPr>
    <w:rPr>
      <w:b/>
      <w:sz w:val="28"/>
    </w:rPr>
  </w:style>
  <w:style w:type="paragraph" w:styleId="Heading2">
    <w:name w:val="heading 2"/>
    <w:basedOn w:val="Normal"/>
    <w:next w:val="Normal"/>
    <w:qFormat/>
    <w:pPr>
      <w:keepNext/>
      <w:keepLines/>
      <w:tabs>
        <w:tab w:val="left" w:pos="454"/>
      </w:tabs>
      <w:suppressAutoHyphens/>
      <w:spacing w:before="520" w:after="280" w:line="280" w:lineRule="exact"/>
      <w:ind w:firstLine="0"/>
      <w:outlineLvl w:val="1"/>
    </w:pPr>
    <w:rPr>
      <w:b/>
    </w:rPr>
  </w:style>
  <w:style w:type="paragraph" w:styleId="Heading3">
    <w:name w:val="heading 3"/>
    <w:basedOn w:val="Normal"/>
    <w:next w:val="Normal"/>
    <w:qFormat/>
    <w:pPr>
      <w:keepNext/>
      <w:keepLines/>
      <w:tabs>
        <w:tab w:val="left" w:pos="510"/>
      </w:tabs>
      <w:suppressAutoHyphens/>
      <w:spacing w:before="440" w:after="220" w:line="240" w:lineRule="exact"/>
      <w:ind w:firstLine="0"/>
      <w:outlineLvl w:val="2"/>
    </w:pPr>
    <w:rPr>
      <w:b/>
    </w:rPr>
  </w:style>
  <w:style w:type="paragraph" w:styleId="Heading4">
    <w:name w:val="heading 4"/>
    <w:basedOn w:val="Normal"/>
    <w:next w:val="Normal"/>
    <w:qFormat/>
    <w:pPr>
      <w:keepNext/>
      <w:numPr>
        <w:ilvl w:val="3"/>
        <w:numId w:val="1"/>
      </w:numPr>
      <w:spacing w:before="240" w:after="60"/>
      <w:ind w:firstLine="0"/>
      <w:outlineLvl w:val="3"/>
    </w:pPr>
    <w:rPr>
      <w:rFonts w:ascii="Arial" w:hAnsi="Arial"/>
      <w:b/>
      <w:sz w:val="24"/>
    </w:rPr>
  </w:style>
  <w:style w:type="paragraph" w:styleId="Heading5">
    <w:name w:val="heading 5"/>
    <w:basedOn w:val="Normal"/>
    <w:next w:val="Normal"/>
    <w:qFormat/>
    <w:pPr>
      <w:numPr>
        <w:ilvl w:val="4"/>
        <w:numId w:val="1"/>
      </w:numPr>
      <w:spacing w:before="240" w:after="60"/>
      <w:ind w:firstLine="0"/>
      <w:outlineLvl w:val="4"/>
    </w:pPr>
    <w:rPr>
      <w:rFonts w:ascii="Arial" w:hAnsi="Arial"/>
      <w:sz w:val="22"/>
    </w:rPr>
  </w:style>
  <w:style w:type="paragraph" w:styleId="Heading6">
    <w:name w:val="heading 6"/>
    <w:basedOn w:val="Normal"/>
    <w:next w:val="Normal"/>
    <w:qFormat/>
    <w:pPr>
      <w:numPr>
        <w:ilvl w:val="5"/>
        <w:numId w:val="1"/>
      </w:numPr>
      <w:spacing w:before="240" w:after="60"/>
      <w:ind w:firstLine="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ind w:firstLine="0"/>
      <w:outlineLvl w:val="6"/>
    </w:pPr>
    <w:rPr>
      <w:rFonts w:ascii="Arial" w:hAnsi="Arial"/>
    </w:rPr>
  </w:style>
  <w:style w:type="paragraph" w:styleId="Heading8">
    <w:name w:val="heading 8"/>
    <w:basedOn w:val="Normal"/>
    <w:next w:val="Normal"/>
    <w:qFormat/>
    <w:pPr>
      <w:numPr>
        <w:ilvl w:val="7"/>
        <w:numId w:val="1"/>
      </w:numPr>
      <w:spacing w:before="240" w:after="60"/>
      <w:ind w:firstLine="0"/>
      <w:outlineLvl w:val="7"/>
    </w:pPr>
    <w:rPr>
      <w:rFonts w:ascii="Arial" w:hAnsi="Arial"/>
      <w:i/>
    </w:rPr>
  </w:style>
  <w:style w:type="paragraph" w:styleId="Heading9">
    <w:name w:val="heading 9"/>
    <w:basedOn w:val="Normal"/>
    <w:next w:val="Normal"/>
    <w:qFormat/>
    <w:pPr>
      <w:numPr>
        <w:ilvl w:val="8"/>
        <w:numId w:val="1"/>
      </w:numPr>
      <w:spacing w:before="240" w:after="60"/>
      <w:ind w:firstLine="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pPr>
      <w:spacing w:after="220"/>
      <w:jc w:val="center"/>
    </w:pPr>
  </w:style>
  <w:style w:type="paragraph" w:customStyle="1" w:styleId="authorinfo">
    <w:name w:val="authorinfo"/>
    <w:basedOn w:val="Normal"/>
    <w:next w:val="email"/>
    <w:pPr>
      <w:jc w:val="center"/>
    </w:pPr>
    <w:rPr>
      <w:sz w:val="18"/>
    </w:rPr>
  </w:style>
  <w:style w:type="paragraph" w:customStyle="1" w:styleId="email">
    <w:name w:val="email"/>
    <w:basedOn w:val="Normal"/>
    <w:next w:val="abstract"/>
    <w:pPr>
      <w:jc w:val="center"/>
    </w:pPr>
    <w:rPr>
      <w:sz w:val="18"/>
    </w:rPr>
  </w:style>
  <w:style w:type="paragraph" w:customStyle="1" w:styleId="heading10">
    <w:name w:val="heading1"/>
    <w:basedOn w:val="Normal"/>
    <w:next w:val="p1a"/>
    <w:pPr>
      <w:keepNext/>
      <w:keepLines/>
      <w:tabs>
        <w:tab w:val="left" w:pos="454"/>
      </w:tabs>
      <w:suppressAutoHyphens/>
      <w:spacing w:before="520" w:after="280"/>
      <w:ind w:firstLine="0"/>
    </w:pPr>
    <w:rPr>
      <w:b/>
      <w:sz w:val="24"/>
    </w:rPr>
  </w:style>
  <w:style w:type="paragraph" w:customStyle="1" w:styleId="heading20">
    <w:name w:val="heading2"/>
    <w:basedOn w:val="Normal"/>
    <w:next w:val="p1a"/>
    <w:pPr>
      <w:keepNext/>
      <w:keepLines/>
      <w:tabs>
        <w:tab w:val="left" w:pos="510"/>
      </w:tabs>
      <w:suppressAutoHyphens/>
      <w:spacing w:before="440" w:after="220"/>
      <w:ind w:firstLine="0"/>
    </w:pPr>
    <w:rPr>
      <w:b/>
    </w:rPr>
  </w:style>
  <w:style w:type="paragraph" w:customStyle="1" w:styleId="heading30">
    <w:name w:val="heading3"/>
    <w:basedOn w:val="Normal"/>
    <w:next w:val="p1a"/>
    <w:link w:val="heading3Zchn"/>
    <w:pPr>
      <w:keepNext/>
      <w:keepLines/>
      <w:tabs>
        <w:tab w:val="left" w:pos="284"/>
      </w:tabs>
      <w:suppressAutoHyphens/>
      <w:spacing w:before="320"/>
      <w:ind w:firstLine="0"/>
    </w:pPr>
    <w:rPr>
      <w:b/>
    </w:rPr>
  </w:style>
  <w:style w:type="paragraph" w:customStyle="1" w:styleId="equation">
    <w:name w:val="equation"/>
    <w:basedOn w:val="Normal"/>
    <w:next w:val="Normal"/>
    <w:pPr>
      <w:tabs>
        <w:tab w:val="left" w:pos="6237"/>
      </w:tabs>
      <w:spacing w:before="120" w:after="120"/>
      <w:ind w:left="227"/>
      <w:jc w:val="center"/>
    </w:pPr>
  </w:style>
  <w:style w:type="paragraph" w:customStyle="1" w:styleId="figlegend">
    <w:name w:val="figlegend"/>
    <w:basedOn w:val="Normal"/>
    <w:next w:val="Normal"/>
    <w:pPr>
      <w:keepNext/>
      <w:keepLines/>
      <w:spacing w:before="120" w:after="240"/>
      <w:ind w:firstLine="0"/>
    </w:pPr>
    <w:rPr>
      <w:sz w:val="18"/>
    </w:rPr>
  </w:style>
  <w:style w:type="paragraph" w:customStyle="1" w:styleId="tablelegend">
    <w:name w:val="tablelegend"/>
    <w:basedOn w:val="Normal"/>
    <w:next w:val="Normal"/>
    <w:pPr>
      <w:keepNext/>
      <w:keepLines/>
      <w:spacing w:before="240" w:after="120"/>
      <w:ind w:firstLine="0"/>
    </w:pPr>
    <w:rPr>
      <w:sz w:val="18"/>
      <w:lang w:val="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pPr>
      <w:ind w:firstLine="0"/>
    </w:pPr>
  </w:style>
  <w:style w:type="paragraph" w:customStyle="1" w:styleId="reference">
    <w:name w:val="reference"/>
    <w:basedOn w:val="Normal"/>
    <w:pPr>
      <w:ind w:left="227" w:hanging="227"/>
    </w:pPr>
    <w:rPr>
      <w:sz w:val="18"/>
    </w:rPr>
  </w:style>
  <w:style w:type="character" w:styleId="FootnoteReference">
    <w:name w:val="footnote reference"/>
    <w:uiPriority w:val="99"/>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pPr>
  </w:style>
  <w:style w:type="paragraph" w:customStyle="1" w:styleId="NumberedItem">
    <w:name w:val="Numbered Item"/>
    <w:basedOn w:val="Item"/>
  </w:style>
  <w:style w:type="paragraph" w:styleId="FootnoteText">
    <w:name w:val="footnote text"/>
    <w:basedOn w:val="Normal"/>
    <w:link w:val="FootnoteTextChar"/>
    <w:uiPriority w:val="99"/>
    <w:semiHidden/>
    <w:pPr>
      <w:tabs>
        <w:tab w:val="left" w:pos="170"/>
      </w:tabs>
      <w:ind w:left="170" w:hanging="170"/>
    </w:pPr>
    <w:rPr>
      <w:sz w:val="18"/>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pPr>
      <w:tabs>
        <w:tab w:val="left" w:pos="170"/>
      </w:tabs>
      <w:ind w:left="170" w:hanging="170"/>
    </w:pPr>
    <w:rPr>
      <w:sz w:val="18"/>
    </w:rPr>
  </w:style>
  <w:style w:type="paragraph" w:styleId="Caption">
    <w:name w:val="caption"/>
    <w:basedOn w:val="Normal"/>
    <w:next w:val="Normal"/>
    <w:qFormat/>
    <w:pPr>
      <w:spacing w:before="120" w:after="120"/>
    </w:pPr>
    <w:rPr>
      <w:b/>
    </w:rPr>
  </w:style>
  <w:style w:type="paragraph" w:customStyle="1" w:styleId="heading40">
    <w:name w:val="heading4"/>
    <w:basedOn w:val="Normal"/>
    <w:next w:val="p1a"/>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yperlink">
    <w:name w:val="Hyperlink"/>
    <w:rsid w:val="009B1D59"/>
    <w:rPr>
      <w:color w:val="0000FF"/>
      <w:u w:val="single"/>
    </w:rPr>
  </w:style>
  <w:style w:type="paragraph" w:customStyle="1" w:styleId="BodyText21">
    <w:name w:val="Body Text 21"/>
    <w:basedOn w:val="Normal"/>
    <w:rsid w:val="009B1D59"/>
  </w:style>
  <w:style w:type="character" w:customStyle="1" w:styleId="heading3Zchn">
    <w:name w:val="heading3 Zchn"/>
    <w:link w:val="heading30"/>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customStyle="1" w:styleId="FootnoteTextChar">
    <w:name w:val="Footnote Text Char"/>
    <w:link w:val="FootnoteText"/>
    <w:uiPriority w:val="99"/>
    <w:semiHidden/>
    <w:rsid w:val="00EF40F6"/>
    <w:rPr>
      <w:rFonts w:ascii="Times" w:hAnsi="Times"/>
      <w:sz w:val="18"/>
      <w:lang w:eastAsia="de-DE"/>
    </w:rPr>
  </w:style>
  <w:style w:type="table" w:styleId="TableGrid">
    <w:name w:val="Table Grid"/>
    <w:basedOn w:val="TableNormal"/>
    <w:uiPriority w:val="59"/>
    <w:rsid w:val="00D4304C"/>
    <w:rPr>
      <w:rFonts w:ascii="Calibri" w:eastAsia="Calibri" w:hAnsi="Calibri"/>
      <w:sz w:val="22"/>
      <w:szCs w:val="22"/>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uiPriority w:val="99"/>
    <w:semiHidden/>
    <w:unhideWhenUsed/>
    <w:rsid w:val="002C2B6F"/>
    <w:rPr>
      <w:sz w:val="18"/>
      <w:szCs w:val="18"/>
    </w:rPr>
  </w:style>
  <w:style w:type="paragraph" w:styleId="CommentText">
    <w:name w:val="annotation text"/>
    <w:basedOn w:val="Normal"/>
    <w:link w:val="CommentTextChar"/>
    <w:uiPriority w:val="99"/>
    <w:unhideWhenUsed/>
    <w:rsid w:val="002C2B6F"/>
    <w:rPr>
      <w:sz w:val="24"/>
      <w:szCs w:val="24"/>
    </w:rPr>
  </w:style>
  <w:style w:type="character" w:customStyle="1" w:styleId="CommentTextChar">
    <w:name w:val="Comment Text Char"/>
    <w:link w:val="CommentText"/>
    <w:uiPriority w:val="99"/>
    <w:rsid w:val="002C2B6F"/>
    <w:rPr>
      <w:rFonts w:ascii="Times" w:hAnsi="Times"/>
      <w:sz w:val="24"/>
      <w:szCs w:val="24"/>
      <w:lang w:eastAsia="de-DE"/>
    </w:rPr>
  </w:style>
  <w:style w:type="paragraph" w:styleId="CommentSubject">
    <w:name w:val="annotation subject"/>
    <w:basedOn w:val="CommentText"/>
    <w:next w:val="CommentText"/>
    <w:link w:val="CommentSubjectChar"/>
    <w:uiPriority w:val="99"/>
    <w:semiHidden/>
    <w:unhideWhenUsed/>
    <w:rsid w:val="002C2B6F"/>
    <w:rPr>
      <w:b/>
      <w:bCs/>
      <w:sz w:val="20"/>
      <w:szCs w:val="20"/>
    </w:rPr>
  </w:style>
  <w:style w:type="character" w:customStyle="1" w:styleId="CommentSubjectChar">
    <w:name w:val="Comment Subject Char"/>
    <w:link w:val="CommentSubject"/>
    <w:uiPriority w:val="99"/>
    <w:semiHidden/>
    <w:rsid w:val="002C2B6F"/>
    <w:rPr>
      <w:rFonts w:ascii="Times" w:hAnsi="Times"/>
      <w:b/>
      <w:bCs/>
      <w:sz w:val="24"/>
      <w:szCs w:val="24"/>
      <w:lang w:eastAsia="de-DE"/>
    </w:rPr>
  </w:style>
  <w:style w:type="paragraph" w:styleId="BalloonText">
    <w:name w:val="Balloon Text"/>
    <w:basedOn w:val="Normal"/>
    <w:link w:val="BalloonTextChar"/>
    <w:uiPriority w:val="99"/>
    <w:semiHidden/>
    <w:unhideWhenUsed/>
    <w:rsid w:val="002C2B6F"/>
    <w:rPr>
      <w:rFonts w:ascii="Lucida Grande" w:hAnsi="Lucida Grande" w:cs="Lucida Grande"/>
      <w:sz w:val="18"/>
      <w:szCs w:val="18"/>
    </w:rPr>
  </w:style>
  <w:style w:type="character" w:customStyle="1" w:styleId="BalloonTextChar">
    <w:name w:val="Balloon Text Char"/>
    <w:link w:val="BalloonText"/>
    <w:uiPriority w:val="99"/>
    <w:semiHidden/>
    <w:rsid w:val="002C2B6F"/>
    <w:rPr>
      <w:rFonts w:ascii="Lucida Grande" w:hAnsi="Lucida Grande" w:cs="Lucida Grande"/>
      <w:sz w:val="18"/>
      <w:szCs w:val="18"/>
      <w:lang w:eastAsia="de-DE"/>
    </w:rPr>
  </w:style>
  <w:style w:type="paragraph" w:styleId="HTMLPreformatted">
    <w:name w:val="HTML Preformatted"/>
    <w:basedOn w:val="Normal"/>
    <w:link w:val="HTMLPreformattedChar"/>
    <w:uiPriority w:val="99"/>
    <w:semiHidden/>
    <w:unhideWhenUsed/>
    <w:rsid w:val="002C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w:hAnsi="Courier" w:cs="Courier"/>
      <w:lang w:eastAsia="en-US"/>
    </w:rPr>
  </w:style>
  <w:style w:type="character" w:customStyle="1" w:styleId="HTMLPreformattedChar">
    <w:name w:val="HTML Preformatted Char"/>
    <w:link w:val="HTMLPreformatted"/>
    <w:uiPriority w:val="99"/>
    <w:semiHidden/>
    <w:rsid w:val="002C2B6F"/>
    <w:rPr>
      <w:rFonts w:ascii="Courier" w:hAnsi="Courier" w:cs="Courier"/>
    </w:rPr>
  </w:style>
  <w:style w:type="character" w:customStyle="1" w:styleId="apple-converted-space">
    <w:name w:val="apple-converted-space"/>
    <w:rsid w:val="002143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568102">
      <w:bodyDiv w:val="1"/>
      <w:marLeft w:val="0"/>
      <w:marRight w:val="0"/>
      <w:marTop w:val="0"/>
      <w:marBottom w:val="0"/>
      <w:divBdr>
        <w:top w:val="none" w:sz="0" w:space="0" w:color="auto"/>
        <w:left w:val="none" w:sz="0" w:space="0" w:color="auto"/>
        <w:bottom w:val="none" w:sz="0" w:space="0" w:color="auto"/>
        <w:right w:val="none" w:sz="0" w:space="0" w:color="auto"/>
      </w:divBdr>
    </w:div>
    <w:div w:id="1482387426">
      <w:bodyDiv w:val="1"/>
      <w:marLeft w:val="0"/>
      <w:marRight w:val="0"/>
      <w:marTop w:val="0"/>
      <w:marBottom w:val="0"/>
      <w:divBdr>
        <w:top w:val="none" w:sz="0" w:space="0" w:color="auto"/>
        <w:left w:val="none" w:sz="0" w:space="0" w:color="auto"/>
        <w:bottom w:val="none" w:sz="0" w:space="0" w:color="auto"/>
        <w:right w:val="none" w:sz="0" w:space="0" w:color="auto"/>
      </w:divBdr>
    </w:div>
    <w:div w:id="1845170625">
      <w:bodyDiv w:val="1"/>
      <w:marLeft w:val="0"/>
      <w:marRight w:val="0"/>
      <w:marTop w:val="0"/>
      <w:marBottom w:val="0"/>
      <w:divBdr>
        <w:top w:val="none" w:sz="0" w:space="0" w:color="auto"/>
        <w:left w:val="none" w:sz="0" w:space="0" w:color="auto"/>
        <w:bottom w:val="none" w:sz="0" w:space="0" w:color="auto"/>
        <w:right w:val="none" w:sz="0" w:space="0" w:color="auto"/>
      </w:divBdr>
      <w:divsChild>
        <w:div w:id="405150193">
          <w:marLeft w:val="0"/>
          <w:marRight w:val="0"/>
          <w:marTop w:val="0"/>
          <w:marBottom w:val="0"/>
          <w:divBdr>
            <w:top w:val="none" w:sz="0" w:space="0" w:color="auto"/>
            <w:left w:val="none" w:sz="0" w:space="0" w:color="auto"/>
            <w:bottom w:val="none" w:sz="0" w:space="0" w:color="auto"/>
            <w:right w:val="none" w:sz="0" w:space="0" w:color="auto"/>
          </w:divBdr>
        </w:div>
        <w:div w:id="990325444">
          <w:marLeft w:val="0"/>
          <w:marRight w:val="0"/>
          <w:marTop w:val="0"/>
          <w:marBottom w:val="0"/>
          <w:divBdr>
            <w:top w:val="none" w:sz="0" w:space="0" w:color="auto"/>
            <w:left w:val="none" w:sz="0" w:space="0" w:color="auto"/>
            <w:bottom w:val="none" w:sz="0" w:space="0" w:color="auto"/>
            <w:right w:val="none" w:sz="0" w:space="0" w:color="auto"/>
          </w:divBdr>
        </w:div>
        <w:div w:id="649217871">
          <w:marLeft w:val="0"/>
          <w:marRight w:val="0"/>
          <w:marTop w:val="0"/>
          <w:marBottom w:val="0"/>
          <w:divBdr>
            <w:top w:val="none" w:sz="0" w:space="0" w:color="auto"/>
            <w:left w:val="none" w:sz="0" w:space="0" w:color="auto"/>
            <w:bottom w:val="none" w:sz="0" w:space="0" w:color="auto"/>
            <w:right w:val="none" w:sz="0" w:space="0" w:color="auto"/>
          </w:divBdr>
        </w:div>
        <w:div w:id="1356882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microsoft.com/office/2007/relationships/hdphoto" Target="media/hdphoto1.wdp"/><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E76AD4-8BA2-894F-A3A2-A8D0368B8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\Dokumente und Einstellungen\Kramer.SPRINGER-SBM\Desktop\in here\AuthorsInstructions\Wordnew\trial.dot</Template>
  <TotalTime>7</TotalTime>
  <Pages>14</Pages>
  <Words>3320</Words>
  <Characters>18929</Characters>
  <Application>Microsoft Macintosh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sv-lncs</vt:lpstr>
    </vt:vector>
  </TitlesOfParts>
  <Company>Springer Verlag GmbH &amp; Co.KG</Company>
  <LinksUpToDate>false</LinksUpToDate>
  <CharactersWithSpaces>22205</CharactersWithSpaces>
  <SharedDoc>false</SharedDoc>
  <HLinks>
    <vt:vector size="18" baseType="variant">
      <vt:variant>
        <vt:i4>4915287</vt:i4>
      </vt:variant>
      <vt:variant>
        <vt:i4>3</vt:i4>
      </vt:variant>
      <vt:variant>
        <vt:i4>0</vt:i4>
      </vt:variant>
      <vt:variant>
        <vt:i4>5</vt:i4>
      </vt:variant>
      <vt:variant>
        <vt:lpwstr>http://www.gctronic.com/doc/index.php/E-Puck</vt:lpwstr>
      </vt:variant>
      <vt:variant>
        <vt:lpwstr>Examples</vt:lpwstr>
      </vt:variant>
      <vt:variant>
        <vt:i4>2097198</vt:i4>
      </vt:variant>
      <vt:variant>
        <vt:i4>0</vt:i4>
      </vt:variant>
      <vt:variant>
        <vt:i4>0</vt:i4>
      </vt:variant>
      <vt:variant>
        <vt:i4>5</vt:i4>
      </vt:variant>
      <vt:variant>
        <vt:lpwstr>https://code.google.com/p/epuck-player-driver/</vt:lpwstr>
      </vt:variant>
      <vt:variant>
        <vt:lpwstr/>
      </vt:variant>
      <vt:variant>
        <vt:i4>983040</vt:i4>
      </vt:variant>
      <vt:variant>
        <vt:i4>0</vt:i4>
      </vt:variant>
      <vt:variant>
        <vt:i4>0</vt:i4>
      </vt:variant>
      <vt:variant>
        <vt:i4>5</vt:i4>
      </vt:variant>
      <vt:variant>
        <vt:lpwstr>https://github.com/rtv/Stage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creator>Springer-SBM</dc:creator>
  <dc:description>Copyright Springer-Verlag Heidelberg Berlin 2002</dc:description>
  <cp:lastModifiedBy>DrN</cp:lastModifiedBy>
  <cp:revision>2</cp:revision>
  <cp:lastPrinted>2006-03-24T14:58:00Z</cp:lastPrinted>
  <dcterms:created xsi:type="dcterms:W3CDTF">2013-09-06T21:12:00Z</dcterms:created>
  <dcterms:modified xsi:type="dcterms:W3CDTF">2013-09-06T21:12:00Z</dcterms:modified>
</cp:coreProperties>
</file>